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32"/>
      <w:commentRangeStart w:id="33"/>
      <w:commentRangeStart w:id="34"/>
      <w:commentRangeStart w:id="35"/>
      <w:commentRangeStart w:id="37"/>
      <w:commentRangeStart w:id="41"/>
      <w:r>
        <w:rPr/>
        <w:t>% ============================================================</w:t>
      </w:r>
      <w:commentRangeEnd w:id="41"/>
      <w:r>
        <w:rPr>
          <w:rStyle w:val="CommentReference"/>
        </w:rPr>
        <w:commentReference w:id="41"/>
      </w:r>
      <w:commentRangeEnd w:id="37"/>
      <w:r>
        <w:rPr>
          <w:rStyle w:val="CommentReference"/>
        </w:rPr>
        <w:commentReference w:id="37"/>
      </w:r>
      <w:commentRangeEnd w:id="35"/>
      <w:r>
        <w:rPr>
          <w:rStyle w:val="CommentReference"/>
        </w:rPr>
        <w:commentReference w:id="35"/>
      </w:r>
      <w:commentRangeEnd w:id="34"/>
      <w:r>
        <w:rPr>
          <w:rStyle w:val="CommentReference"/>
        </w:rPr>
        <w:commentReference w:id="34"/>
      </w:r>
      <w:commentRangeEnd w:id="33"/>
      <w:r>
        <w:rPr>
          <w:rStyle w:val="CommentReference"/>
        </w:rPr>
        <w:commentReference w:id="33"/>
      </w:r>
      <w:commentRangeEnd w:id="32"/>
      <w:r>
        <w:rPr>
          <w:rStyle w:val="CommentReference"/>
        </w:rPr>
        <w:commentReference w:id="32"/>
      </w:r>
      <w:r>
        <w:rPr/>
        <w:t xml:space="preserve"> </w:t>
      </w:r>
      <w:r>
        <w:rPr/>
        <w:t>%  EASRP 2026, just-module-creator</w:t>
      </w:r>
      <w:r>
        <w:rPr/>
        <w:t xml:space="preserve"> </w:t>
      </w:r>
      <w:r>
        <w:rPr/>
        <w:t>% ============================================================</w:t>
      </w:r>
    </w:p>
    <w:p>
      <w:r>
        <w:rPr/>
        <w:t>\documentclass[11pt,a4paper]{article}</w:t>
      </w:r>
    </w:p>
    <w:p>
      <w:r>
        <w:rPr/>
        <w:t>\usepackage{graphicx}</w:t>
      </w:r>
      <w:r>
        <w:rPr/>
        <w:t xml:space="preserve"> </w:t>
      </w:r>
      <w:r>
        <w:rPr/>
        <w:t>\usepackage{easrp2026}              % anonymous submission</w:t>
      </w:r>
      <w:r>
        <w:rPr/>
        <w:t xml:space="preserve"> </w:t>
      </w:r>
      <w:r>
        <w:rPr/>
        <w:t>% \usepackage[accepted]{easrp2026}  % camera-ready version</w:t>
      </w:r>
      <w:r>
        <w:rPr/>
        <w:t xml:space="preserve"> </w:t>
      </w:r>
      <w:r>
        <w:rPr/>
        <w:t>\usepackage{amsmath}</w:t>
      </w:r>
      <w:r>
        <w:rPr/>
        <w:t xml:space="preserve"> </w:t>
      </w:r>
      <w:r>
        <w:rPr/>
        <w:t>\usepackage{amssymb}</w:t>
      </w:r>
      <w:r>
        <w:rPr/>
        <w:t xml:space="preserve"> </w:t>
      </w:r>
      <w:r>
        <w:rPr/>
        <w:t>\usepackage{booktabs}</w:t>
      </w:r>
      <w:r>
        <w:rPr/>
        <w:t xml:space="preserve"> </w:t>
      </w:r>
      <w:r>
        <w:rPr/>
        <w:t>\usepackage{needspace}</w:t>
      </w:r>
      <w:r>
        <w:rPr/>
        <w:t xml:space="preserve"> </w:t>
      </w:r>
      <w:r>
        <w:rPr/>
        <w:t>\usepackage{hyperref}</w:t>
      </w:r>
      <w:r>
        <w:rPr/>
        <w:t xml:space="preserve"> </w:t>
      </w:r>
      <w:r>
        <w:rPr/>
        <w:t>\usepackage{url}</w:t>
      </w:r>
      <w:r>
        <w:rPr/>
        <w:t xml:space="preserve"> </w:t>
      </w:r>
      <w:r>
        <w:rPr/>
        <w:t>\usepackage{tikz}</w:t>
      </w:r>
      <w:r>
        <w:rPr/>
        <w:t xml:space="preserve"> </w:t>
      </w:r>
      <w:r>
        <w:rPr/>
        <w:t>\usetikzlibrary{arrows.meta,positioning,fit,backgrounds}</w:t>
      </w:r>
    </w:p>
    <w:p>
      <w:r>
        <w:rPr/>
        <w:t>% Author details are used only in the accepted version.</w:t>
      </w:r>
      <w:r>
        <w:rPr/>
        <w:t xml:space="preserve"> </w:t>
      </w:r>
      <w:r>
        <w:rPr/>
        <w:t>\easrpauthor{Anonymous}</w:t>
      </w:r>
      <w:r>
        <w:rPr/>
        <w:t xml:space="preserve"> </w:t>
      </w:r>
      <w:r>
        <w:rPr/>
        <w:t>\easrpaffiliation{Withheld for review}</w:t>
      </w:r>
    </w:p>
    <w:p>
      <w:r>
        <w:rPr/>
        <w:t>\easrptitle{Creating and Sharing Genomic Annotation Modules with AI: The</w:t>
      </w:r>
      <w:r>
        <w:rPr/>
        <w:t xml:space="preserve"> </w:t>
      </w:r>
      <w:r>
        <w:rPr/>
        <w:t>Just-DNA Ecosystem}</w:t>
      </w:r>
    </w:p>
    <w:p>
      <w:r>
        <w:rPr/>
        <w:t>\begin{document}</w:t>
      </w:r>
    </w:p>
    <w:p>
      <w:r>
        <w:rPr/>
        <w:t>\maketitle</w:t>
      </w:r>
    </w:p>
    <w:p>
      <w:r>
        <w:rPr/>
        <w:t>\begin{abstract}</w:t>
      </w:r>
      <w:r>
        <w:rPr/>
        <w:t xml:space="preserve"> </w:t>
      </w:r>
      <w:r>
        <w:rPr/>
        <w:t>Genome analysis is an iterative workflow (ask, select data, score, annotate,</w:t>
      </w:r>
      <w:r>
        <w:rPr/>
        <w:t xml:space="preserve"> </w:t>
      </w:r>
      <w:r>
        <w:rPr/>
        <w:t>inspect, and revise), and it is increasingly done inside AI coding assistants</w:t>
      </w:r>
      <w:r>
        <w:rPr/>
        <w:t xml:space="preserve"> </w:t>
      </w:r>
      <w:r>
        <w:rPr/>
        <w:t>rather than in fixed graphical interfaces.</w:t>
      </w:r>
      <w:r>
        <w:rPr/>
        <w:t xml:space="preserve"> But general-purpose language models are</w:t>
      </w:r>
      <w:r>
        <w:rPr/>
        <w:t xml:space="preserve"> </w:t>
      </w:r>
      <w:commentRangeStart w:id="26"/>
      <w:r>
        <w:rPr/>
        <w:t>unreliable when used directly for genomics: they fabricate variant identifiers,</w:t>
      </w:r>
      <w:commentRangeEnd w:id="26"/>
      <w:r>
        <w:rPr>
          <w:rStyle w:val="CommentReference"/>
        </w:rPr>
        <w:commentReference w:id="26"/>
      </w:r>
      <w:r>
        <w:rPr/>
        <w:t xml:space="preserve"> </w:t>
      </w:r>
      <w:commentRangeStart w:id="30"/>
      <w:r>
        <w:rPr/>
        <w:t>misassign effect directions, and attach real PMIDs to the wrong paper.</w:t>
      </w:r>
      <w:commentRangeEnd w:id="30"/>
      <w:r>
        <w:rPr>
          <w:rStyle w:val="CommentReference"/>
        </w:rPr>
        <w:commentReference w:id="30"/>
      </w:r>
      <w:r>
        <w:rPr/>
        <w:t xml:space="preserve"> The</w:t>
      </w:r>
      <w:r>
        <w:rPr/>
        <w:t xml:space="preserve"> </w:t>
      </w:r>
      <w:commentRangeStart w:id="25"/>
      <w:r>
        <w:rPr/>
        <w:t>Just-DNA ecosystem redirects these assistants from generating disposable code to</w:t>
      </w:r>
      <w:commentRangeEnd w:id="25"/>
      <w:r>
        <w:rPr>
          <w:rStyle w:val="CommentReference"/>
        </w:rPr>
        <w:commentReference w:id="25"/>
      </w:r>
      <w:r>
        <w:rPr/>
        <w:t xml:space="preserve"> </w:t>
      </w:r>
      <w:r>
        <w:rPr/>
        <w:t>producing structured, versioned data: \emph{genomic annotation modules} where</w:t>
      </w:r>
      <w:r>
        <w:rPr/>
        <w:t xml:space="preserve"> </w:t>
      </w:r>
      <w:r>
        <w:rPr/>
        <w:t>every variant is linked to its genotype and can carry its evidence, effect</w:t>
      </w:r>
      <w:r>
        <w:rPr/>
        <w:t xml:space="preserve"> </w:t>
      </w:r>
      <w:r>
        <w:rPr/>
        <w:t>size, and a verbatim passage from the source paper.</w:t>
      </w:r>
      <w:r>
        <w:rPr/>
        <w:t xml:space="preserve"> The output is an editable data artifact that a domain</w:t>
      </w:r>
      <w:r>
        <w:rPr/>
        <w:t xml:space="preserve"> </w:t>
      </w:r>
      <w:r>
        <w:rPr/>
        <w:t>expert can review in a spreadsheet without specialized tools.</w:t>
      </w:r>
    </w:p>
    <w:p>
      <w:r>
        <w:rPr/>
        <w:t>This paper presents the plugin ecosystem that makes this possible.</w:t>
      </w:r>
      <w:r>
        <w:rPr/>
        <w:t xml:space="preserve"> The</w:t>
      </w:r>
      <w:r>
        <w:rPr/>
        <w:t xml:space="preserve"> </w:t>
      </w:r>
      <w:r>
        <w:rPr/>
        <w:t>authoring plugin, \textbf{just-module-creator}, runs inside the AI coding</w:t>
      </w:r>
      <w:r>
        <w:rPr/>
        <w:t xml:space="preserve"> </w:t>
      </w:r>
      <w:r>
        <w:rPr/>
        <w:t>assistants that bioinformaticians and developers already use daily, so module</w:t>
      </w:r>
      <w:r>
        <w:rPr/>
        <w:t xml:space="preserve"> </w:t>
      </w:r>
      <w:r>
        <w:rPr/>
        <w:t>authoring requires no new infrastructure.</w:t>
      </w:r>
      <w:r>
        <w:rPr/>
        <w:t xml:space="preserve"> The underlying toolchain validates</w:t>
      </w:r>
      <w:r>
        <w:rPr/>
        <w:t xml:space="preserve"> </w:t>
      </w:r>
      <w:r>
        <w:rPr/>
        <w:t>authored files against a live schema, checks identifiers against reference</w:t>
      </w:r>
      <w:r>
        <w:rPr/>
        <w:t xml:space="preserve"> </w:t>
      </w:r>
      <w:r>
        <w:rPr/>
        <w:t>databases, and compiles modules into a portable artifact.</w:t>
      </w:r>
      <w:r>
        <w:rPr/>
        <w:t xml:space="preserve"> A shared registry lets</w:t>
      </w:r>
      <w:r>
        <w:rPr/>
        <w:t xml:space="preserve"> </w:t>
      </w:r>
      <w:r>
        <w:rPr/>
        <w:t>independent authors publish, version, and exchange modules---the package-registry</w:t>
      </w:r>
      <w:r>
        <w:rPr/>
        <w:t xml:space="preserve"> </w:t>
      </w:r>
      <w:r>
        <w:rPr/>
        <w:t>pattern applied to genomic annotation knowledge.</w:t>
      </w:r>
      <w:r>
        <w:rPr/>
        <w:t xml:space="preserve"> Once installed, a module can be</w:t>
      </w:r>
      <w:r>
        <w:rPr/>
        <w:t xml:space="preserve"> </w:t>
      </w:r>
      <w:r>
        <w:rPr/>
        <w:t>applied to a genome in about a minute; the annotation consumer,</w:t>
      </w:r>
      <w:r>
        <w:rPr/>
        <w:t xml:space="preserve"> </w:t>
      </w:r>
      <w:r>
        <w:rPr/>
        <w:t>Just-DNA-Lite, is the subject of a companion</w:t>
      </w:r>
      <w:r>
        <w:rPr/>
        <w:t xml:space="preserve"> </w:t>
      </w:r>
      <w:r>
        <w:rPr/>
        <w:t>paper~\citep{companion2026justdnalite}.</w:t>
      </w:r>
      <w:r>
        <w:rPr/>
        <w:t xml:space="preserve"> The software is open-source and available at</w:t>
      </w:r>
      <w:r>
        <w:rPr/>
        <w:t xml:space="preserve"> </w:t>
      </w:r>
      <w:r>
        <w:rPr/>
        <w:t>\url{https://anonymous.4open.science/r/just-module-creator} (anonymized for review).</w:t>
      </w:r>
      <w:r>
        <w:rPr/>
        <w:t xml:space="preserve"> </w:t>
      </w:r>
      <w:r>
        <w:rPr/>
        <w:t>\end{abstract}</w:t>
      </w:r>
    </w:p>
    <w:p>
      <w:r>
        <w:rPr/>
        <w:t>% ================================================================</w:t>
      </w:r>
      <w:r>
        <w:rPr/>
        <w:t xml:space="preserve"> </w:t>
      </w:r>
      <w:r>
        <w:rPr/>
        <w:t>\section{Introduction}</w:t>
      </w:r>
      <w:r>
        <w:rPr/>
        <w:t xml:space="preserve"> </w:t>
      </w:r>
      <w:r>
        <w:rPr/>
        <w:t>% ================================================================</w:t>
      </w:r>
    </w:p>
    <w:p>
      <w:r>
        <w:rPr/>
        <w:t>Genomic annotation connects variant calls to the knowledge that gives them</w:t>
      </w:r>
      <w:r>
        <w:rPr/>
        <w:t xml:space="preserve"> </w:t>
      </w:r>
      <w:r>
        <w:rPr/>
        <w:t>meaning: trait associations, clinical classifications, effect sizes, and the</w:t>
      </w:r>
      <w:r>
        <w:rPr/>
        <w:t xml:space="preserve"> </w:t>
      </w:r>
      <w:r>
        <w:rPr/>
        <w:t>evidence behind each claim.</w:t>
      </w:r>
      <w:r>
        <w:rPr/>
        <w:t xml:space="preserve"> This knowledge is scattered across papers, databases,</w:t>
      </w:r>
      <w:r>
        <w:rPr/>
        <w:t xml:space="preserve"> </w:t>
      </w:r>
      <w:r>
        <w:rPr/>
        <w:t>and preprints, and it changes as new studies appear.</w:t>
      </w:r>
      <w:r>
        <w:rPr/>
        <w:t xml:space="preserve"> Turning it into something a</w:t>
      </w:r>
      <w:r>
        <w:rPr/>
        <w:t xml:space="preserve"> </w:t>
      </w:r>
      <w:r>
        <w:rPr/>
        <w:t>computational pipeline can use requires structured, validated records with</w:t>
      </w:r>
      <w:r>
        <w:rPr/>
        <w:t xml:space="preserve"> </w:t>
      </w:r>
      <w:r>
        <w:rPr/>
        <w:t>unambiguous variant identifiers, genome-build coordinates, and traceable</w:t>
      </w:r>
      <w:r>
        <w:rPr/>
        <w:t xml:space="preserve"> </w:t>
      </w:r>
      <w:r>
        <w:rPr/>
        <w:t>citations.</w:t>
      </w:r>
    </w:p>
    <w:p>
      <w:commentRangeStart w:id="0"/>
      <w:commentRangeStart w:id="1"/>
      <w:del w:id="1" w:author="Deslop" w:date="2026-10-27T20:49:52Z">
        <w:r>
          <w:rPr/>
          <w:delText xml:space="preserve">Researchers increasingly use </w:delText>
        </w:r>
      </w:del>
      <w:r>
        <w:rPr/>
        <w:t>AI coding assistants such as Claude Code and Codex</w:t>
      </w:r>
      <w:r>
        <w:rPr/>
        <w:t xml:space="preserve"> </w:t>
      </w:r>
      <w:ins w:id="2" w:author="Deslop" w:date="2026-10-27T20:49:52Z">
        <w:r>
          <w:rPr/>
          <w:t xml:space="preserve"> are used </w:t>
        </w:r>
      </w:ins>
      <w:commentRangeEnd w:id="1"/>
      <w:r>
        <w:rPr>
          <w:rStyle w:val="CommentReference"/>
        </w:rPr>
        <w:commentReference w:id="1"/>
      </w:r>
      <w:commentRangeEnd w:id="0"/>
      <w:r>
        <w:rPr>
          <w:rStyle w:val="CommentReference"/>
        </w:rPr>
        <w:commentReference w:id="0"/>
      </w:r>
      <w:r>
        <w:rPr/>
        <w:t>for this kind of</w:t>
      </w:r>
      <w:r>
        <w:rPr/>
        <w:t xml:space="preserve"> </w:t>
      </w:r>
      <w:r>
        <w:rPr/>
        <w:t>work.</w:t>
      </w:r>
      <w:r>
        <w:rPr/>
        <w:t xml:space="preserve"> When asked to analyze variants, these tools</w:t>
      </w:r>
      <w:r>
        <w:rPr/>
        <w:t xml:space="preserve"> </w:t>
      </w:r>
      <w:r>
        <w:rPr/>
        <w:t>typically generate a script: code that may fabricate</w:t>
      </w:r>
      <w:r>
        <w:rPr/>
        <w:t xml:space="preserve"> </w:t>
      </w:r>
      <w:r>
        <w:rPr/>
        <w:t>identifiers~\citep{shang2025geneturing}, attach the wrong PMID to a real</w:t>
      </w:r>
      <w:r>
        <w:rPr/>
        <w:t xml:space="preserve"> </w:t>
      </w:r>
      <w:r>
        <w:rPr/>
        <w:t>paper~\citep{bhattacharyya2023high}, cite a source that does not support the</w:t>
      </w:r>
      <w:r>
        <w:rPr/>
        <w:t xml:space="preserve"> </w:t>
      </w:r>
      <w:r>
        <w:rPr/>
        <w:t>claim~\citep{gao2023enabling}, reverse an allele, or bypass</w:t>
      </w:r>
      <w:r>
        <w:rPr/>
        <w:t xml:space="preserve"> </w:t>
      </w:r>
      <w:r>
        <w:rPr/>
        <w:t>established filters.</w:t>
      </w:r>
      <w:r>
        <w:rPr/>
        <w:t xml:space="preserve"> Each session may produce slightly different code, and the</w:t>
      </w:r>
      <w:r>
        <w:rPr/>
        <w:t xml:space="preserve"> </w:t>
      </w:r>
      <w:r>
        <w:rPr/>
        <w:t>result must be reviewed for correctness, efficiency, and security before it can</w:t>
      </w:r>
      <w:r>
        <w:rPr/>
        <w:t xml:space="preserve"> </w:t>
      </w:r>
      <w:r>
        <w:rPr/>
        <w:t>be trusted.</w:t>
      </w:r>
      <w:r>
        <w:rPr/>
        <w:t xml:space="preserve"> The output is a one-off answer tied to one session, not a reusable</w:t>
      </w:r>
      <w:r>
        <w:rPr/>
        <w:t xml:space="preserve"> </w:t>
      </w:r>
      <w:r>
        <w:rPr/>
        <w:t>resource.</w:t>
      </w:r>
    </w:p>
    <w:p>
      <w:r>
        <w:rPr/>
        <w:t>This paper presents the Just-DNA ecosystem, which gives these same assistants a</w:t>
      </w:r>
      <w:r>
        <w:rPr/>
        <w:t xml:space="preserve"> </w:t>
      </w:r>
      <w:r>
        <w:rPr/>
        <w:t>different job.</w:t>
      </w:r>
      <w:r>
        <w:rPr/>
        <w:t xml:space="preserve"> Instead of generating code, the assistant produces structured</w:t>
      </w:r>
      <w:r>
        <w:rPr/>
        <w:t xml:space="preserve"> </w:t>
      </w:r>
      <w:r>
        <w:rPr/>
        <w:t xml:space="preserve">data: a \emph{module} of editable CSV tables </w:t>
      </w:r>
      <w:commentRangeStart w:id="2"/>
      <w:del w:id="3" w:author="Prose edit" w:date="2026-10-27T20:49:52Z">
        <w:r>
          <w:rPr/>
          <w:delText>where</w:delText>
        </w:r>
      </w:del>
      <w:ins w:id="4" w:author="Prose edit" w:date="2026-10-27T20:49:52Z">
        <w:r>
          <w:rPr/>
          <w:t>in which</w:t>
        </w:r>
      </w:ins>
      <w:r>
        <w:rPr/>
        <w:t xml:space="preserve"> each variant </w:t>
      </w:r>
      <w:del w:id="5" w:author="Prose edit" w:date="2026-10-27T20:49:52Z">
        <w:r>
          <w:rPr/>
          <w:delText>is</w:delText>
        </w:r>
      </w:del>
      <w:ins w:id="6" w:author="Prose edit" w:date="2026-10-27T20:49:52Z">
        <w:r>
          <w:rPr/>
          <w:t>can be</w:t>
        </w:r>
      </w:ins>
      <w:commentRangeEnd w:id="2"/>
      <w:r>
        <w:rPr>
          <w:rStyle w:val="CommentReference"/>
        </w:rPr>
        <w:commentReference w:id="2"/>
      </w:r>
      <w:r>
        <w:rPr/>
        <w:t xml:space="preserve"> linked to its</w:t>
      </w:r>
      <w:r>
        <w:rPr/>
        <w:t xml:space="preserve"> </w:t>
      </w:r>
      <w:r>
        <w:rPr/>
        <w:t>studies, citations, effect sizes, and supporting passages.</w:t>
      </w:r>
      <w:r>
        <w:rPr/>
        <w:t xml:space="preserve"> The input can be</w:t>
      </w:r>
      <w:r>
        <w:rPr/>
        <w:t xml:space="preserve"> </w:t>
      </w:r>
      <w:r>
        <w:rPr/>
        <w:t>anything the assistant can read, from a single sentence describing a trait to a</w:t>
      </w:r>
      <w:r>
        <w:rPr/>
        <w:t xml:space="preserve"> </w:t>
      </w:r>
      <w:r>
        <w:rPr/>
        <w:t>collection of papers or a summary from another model.</w:t>
      </w:r>
      <w:r>
        <w:rPr/>
        <w:t xml:space="preserve"> When the module is</w:t>
      </w:r>
      <w:r>
        <w:rPr/>
        <w:t xml:space="preserve"> </w:t>
      </w:r>
      <w:r>
        <w:rPr/>
        <w:t>enriched, and again when the registry publishes it, every variant's rsID is</w:t>
      </w:r>
      <w:r>
        <w:rPr/>
        <w:t xml:space="preserve"> </w:t>
      </w:r>
      <w:r>
        <w:rPr/>
        <w:t>resolved against Ensembl's variation records, which carry dbSNP identifiers.</w:t>
      </w:r>
      <w:r>
        <w:rPr/>
        <w:t xml:space="preserve"> </w:t>
      </w:r>
      <w:r>
        <w:rPr/>
        <w:t>Dedicated checking tools validate</w:t>
      </w:r>
      <w:r>
        <w:rPr/>
        <w:t xml:space="preserve"> </w:t>
      </w:r>
      <w:r>
        <w:rPr/>
        <w:t>gene symbols against HGNC, trait identifiers against ontology services, and flag</w:t>
      </w:r>
      <w:r>
        <w:rPr/>
        <w:t xml:space="preserve"> </w:t>
      </w:r>
      <w:r>
        <w:rPr/>
        <w:t>decisions that require domain expertise.</w:t>
      </w:r>
      <w:r>
        <w:rPr/>
        <w:t xml:space="preserve"> </w:t>
      </w:r>
      <w:r>
        <w:rPr/>
        <w:t>Once the module is compiled to machine-readable Parquet files, Just-DNA-Lite</w:t>
      </w:r>
      <w:r>
        <w:rPr/>
        <w:t xml:space="preserve"> </w:t>
      </w:r>
      <w:r>
        <w:rPr/>
        <w:t>joins it to a genome~\citep{companion2026justdnalite}.</w:t>
      </w:r>
      <w:r>
        <w:rPr/>
        <w:t xml:space="preserve"> Modules are versioned and</w:t>
      </w:r>
      <w:r>
        <w:rPr/>
        <w:t xml:space="preserve"> </w:t>
      </w:r>
      <w:r>
        <w:rPr/>
        <w:t>shareable: they can be kept locally, rehearsed in a test registry, or</w:t>
      </w:r>
      <w:r>
        <w:rPr/>
        <w:t xml:space="preserve"> </w:t>
      </w:r>
      <w:r>
        <w:rPr/>
        <w:t>published for others to install and use.</w:t>
      </w:r>
      <w:r>
        <w:rPr/>
        <w:t xml:space="preserve"> The same files can also be written or</w:t>
      </w:r>
      <w:r>
        <w:rPr/>
        <w:t xml:space="preserve"> </w:t>
      </w:r>
      <w:r>
        <w:rPr/>
        <w:t>edited entirely by hand.</w:t>
      </w:r>
    </w:p>
    <w:p>
      <w:r>
        <w:rPr/>
        <w:t>% Keep the lead-in with the first item; alone at a page foot it reads as a</w:t>
      </w:r>
      <w:r>
        <w:rPr/>
        <w:t xml:space="preserve"> </w:t>
      </w:r>
      <w:r>
        <w:rPr/>
        <w:t>% dropped sentence rather than an introduction to the list.</w:t>
      </w:r>
      <w:r>
        <w:rPr/>
        <w:t xml:space="preserve"> </w:t>
      </w:r>
      <w:r>
        <w:rPr/>
        <w:t>\needspace{5\baselineskip}</w:t>
      </w:r>
      <w:r>
        <w:rPr/>
        <w:t xml:space="preserve"> </w:t>
      </w:r>
      <w:r>
        <w:rPr/>
        <w:t>This paper makes four contributions:</w:t>
      </w:r>
    </w:p>
    <w:p>
      <w:r>
        <w:rPr/>
        <w:t>\begin{enumerate}</w:t>
      </w:r>
      <w:r>
        <w:rPr/>
        <w:t xml:space="preserve"> </w:t>
      </w:r>
      <w:commentRangeStart w:id="31"/>
      <w:r>
        <w:rPr/>
        <w:t>\item It describes the module contract shared by manual editors, AI-assisted</w:t>
      </w:r>
      <w:commentRangeEnd w:id="31"/>
      <w:r>
        <w:rPr>
          <w:rStyle w:val="CommentReference"/>
        </w:rPr>
        <w:commentReference w:id="31"/>
      </w:r>
      <w:r>
        <w:rPr/>
        <w:t xml:space="preserve"> </w:t>
      </w:r>
      <w:r>
        <w:rPr/>
        <w:t>authoring tools, versioned stores, and the genome-analysis consumer.</w:t>
      </w:r>
      <w:r>
        <w:rPr/>
        <w:t xml:space="preserve"> </w:t>
      </w:r>
      <w:r>
        <w:rPr/>
        <w:t>\item It presents \texttt{just-module-creator}, an authoring plugin that</w:t>
      </w:r>
      <w:r>
        <w:rPr/>
        <w:t xml:space="preserve"> </w:t>
      </w:r>
      <w:r>
        <w:rPr/>
        <w:t>exposes the public capabilities of the ecosystem's format, compiler,</w:t>
      </w:r>
      <w:r>
        <w:rPr/>
        <w:t xml:space="preserve"> </w:t>
      </w:r>
      <w:r>
        <w:rPr/>
        <w:t>enricher, and registry packages as typed Model Context Protocol (MCP)</w:t>
      </w:r>
      <w:r>
        <w:rPr/>
        <w:t xml:space="preserve"> </w:t>
      </w:r>
      <w:r>
        <w:rPr/>
        <w:t>tools~\citep{anthropic2024mcp}.</w:t>
      </w:r>
      <w:r>
        <w:rPr/>
        <w:t xml:space="preserve"> </w:t>
      </w:r>
      <w:r>
        <w:rPr/>
        <w:t>The plugin reads the installed schema instead of carrying a copy.</w:t>
      </w:r>
      <w:r>
        <w:rPr/>
        <w:t xml:space="preserve"> </w:t>
      </w:r>
      <w:r>
        <w:rPr/>
        <w:t>\item It defines how modules move between a local store, a test registry</w:t>
      </w:r>
      <w:r>
        <w:rPr/>
        <w:t xml:space="preserve"> </w:t>
      </w:r>
      <w:r>
        <w:rPr/>
        <w:t>whose publications can be deleted, and the public catalog while</w:t>
      </w:r>
      <w:r>
        <w:rPr/>
        <w:t xml:space="preserve"> </w:t>
      </w:r>
      <w:r>
        <w:rPr/>
        <w:t>preserving their provenance and the</w:t>
      </w:r>
      <w:r>
        <w:rPr/>
        <w:t xml:space="preserve"> </w:t>
      </w:r>
      <w:r>
        <w:rPr/>
        <w:t>decisions that still require review.</w:t>
      </w:r>
      <w:r>
        <w:rPr/>
        <w:t xml:space="preserve"> </w:t>
      </w:r>
      <w:r>
        <w:rPr/>
        <w:t>\item It defines an evaluation protocol for variant recall, citation</w:t>
      </w:r>
      <w:r>
        <w:rPr/>
        <w:t xml:space="preserve"> </w:t>
      </w:r>
      <w:r>
        <w:rPr/>
        <w:t>recall, and effect-direction agreement, and reports catalog statistics</w:t>
      </w:r>
      <w:r>
        <w:rPr/>
        <w:t xml:space="preserve"> </w:t>
      </w:r>
      <w:r>
        <w:rPr/>
        <w:t>from the first eight published modules across three independent namespaces.</w:t>
      </w:r>
      <w:r>
        <w:rPr/>
        <w:t xml:space="preserve"> </w:t>
      </w:r>
      <w:r>
        <w:rPr/>
        <w:t>\end{enumerate}</w:t>
      </w:r>
    </w:p>
    <w:p>
      <w:r>
        <w:rPr/>
        <w:t>% ================================================================</w:t>
      </w:r>
      <w:r>
        <w:rPr/>
        <w:t xml:space="preserve"> </w:t>
      </w:r>
      <w:r>
        <w:rPr/>
        <w:t>\section{Related work}</w:t>
      </w:r>
      <w:r>
        <w:rPr/>
        <w:t xml:space="preserve"> </w:t>
      </w:r>
      <w:r>
        <w:rPr/>
        <w:t>% ================================================================</w:t>
      </w:r>
    </w:p>
    <w:p>
      <w:r>
        <w:rPr/>
        <w:t>\paragraph{Genome annotation and catalogs.}</w:t>
      </w:r>
      <w:r>
        <w:rPr/>
        <w:t xml:space="preserve"> </w:t>
      </w:r>
      <w:r>
        <w:rPr/>
        <w:t>A variant call records what differs between a sample and a reference genome.</w:t>
      </w:r>
      <w:r>
        <w:rPr/>
        <w:t xml:space="preserve"> </w:t>
      </w:r>
      <w:r>
        <w:rPr/>
        <w:t>Annotation adds information about that call, such as its predicted consequence,</w:t>
      </w:r>
      <w:r>
        <w:rPr/>
        <w:t xml:space="preserve"> </w:t>
      </w:r>
      <w:r>
        <w:rPr/>
        <w:t>known clinical classification, reported trait association, or the conclusion</w:t>
      </w:r>
      <w:r>
        <w:rPr/>
        <w:t xml:space="preserve"> </w:t>
      </w:r>
      <w:r>
        <w:rPr/>
        <w:t>assigned to a particular genotype.</w:t>
      </w:r>
      <w:r>
        <w:rPr/>
        <w:t xml:space="preserve"> VEP, ANNOVAR, and OpenCRAVAT/OakVar perform</w:t>
      </w:r>
      <w:r>
        <w:rPr/>
        <w:t xml:space="preserve"> </w:t>
      </w:r>
      <w:r>
        <w:rPr/>
        <w:t>this kind of lookup by joining a callset to established</w:t>
      </w:r>
      <w:r>
        <w:rPr/>
        <w:t xml:space="preserve"> </w:t>
      </w:r>
      <w:r>
        <w:rPr/>
        <w:t>resources~\citep{mclaren2016vep,wang2010annovar,pagel2020opencravat}.</w:t>
      </w:r>
      <w:r>
        <w:rPr/>
        <w:t xml:space="preserve"> ClinVar</w:t>
      </w:r>
      <w:r>
        <w:rPr/>
        <w:t xml:space="preserve"> </w:t>
      </w:r>
      <w:r>
        <w:rPr/>
        <w:t>and the GWAS Catalog publish records that can supply annotation</w:t>
      </w:r>
      <w:r>
        <w:rPr/>
        <w:t xml:space="preserve"> </w:t>
      </w:r>
      <w:r>
        <w:rPr/>
        <w:t>content~\citep{landrum2018clinvar,sollis2023gwas}, HGMD derives</w:t>
      </w:r>
      <w:r>
        <w:rPr/>
        <w:t xml:space="preserve"> </w:t>
      </w:r>
      <w:r>
        <w:rPr/>
        <w:t>variant--disease associations from the literature through manual</w:t>
      </w:r>
      <w:r>
        <w:rPr/>
        <w:t xml:space="preserve"> </w:t>
      </w:r>
      <w:r>
        <w:rPr/>
        <w:t>review~\citep{stenson2020hgmd}, ClinGen provides expert curation within the</w:t>
      </w:r>
      <w:r>
        <w:rPr/>
        <w:t xml:space="preserve"> </w:t>
      </w:r>
      <w:r>
        <w:rPr/>
        <w:t>ACMG/AMP framework~\citep{rehm2015clingen,richards2015acmg}, and ClinPGx</w:t>
      </w:r>
      <w:r>
        <w:rPr/>
        <w:t xml:space="preserve"> </w:t>
      </w:r>
      <w:r>
        <w:rPr/>
        <w:t>consolidates PharmGKB, CPIC, and PharmCAT into one pharmacogenomic</w:t>
      </w:r>
      <w:r>
        <w:rPr/>
        <w:t xml:space="preserve"> </w:t>
      </w:r>
      <w:r>
        <w:rPr/>
        <w:t>resource~\citep{whirl2012pharmgkb,clinpgx2025,clinpgxabout}.</w:t>
      </w:r>
      <w:r>
        <w:rPr/>
        <w:t xml:space="preserve"> CIViC crowdsources cancer</w:t>
      </w:r>
      <w:r>
        <w:rPr/>
        <w:t xml:space="preserve"> </w:t>
      </w:r>
      <w:r>
        <w:rPr/>
        <w:t>variant interpretation, anchoring every evidence item to a source</w:t>
      </w:r>
      <w:r>
        <w:rPr/>
        <w:t xml:space="preserve"> </w:t>
      </w:r>
      <w:r>
        <w:rPr/>
        <w:t>publication~\citep{griffith2017civic}; its releases are database-wide rather</w:t>
      </w:r>
      <w:r>
        <w:rPr/>
        <w:t xml:space="preserve"> </w:t>
      </w:r>
      <w:r>
        <w:rPr/>
        <w:t>than installable per-topic units, which makes it a source this ecosystem</w:t>
      </w:r>
      <w:r>
        <w:rPr/>
        <w:t xml:space="preserve"> </w:t>
      </w:r>
      <w:r>
        <w:rPr/>
        <w:t>consumes rather than an alternative to it.</w:t>
      </w:r>
      <w:r>
        <w:rPr/>
        <w:t xml:space="preserve"> The GA4GH Genomic Knowledge</w:t>
      </w:r>
      <w:r>
        <w:rPr/>
        <w:t xml:space="preserve"> </w:t>
      </w:r>
      <w:r>
        <w:rPr/>
        <w:t>Standards define interoperable representations for variant</w:t>
      </w:r>
      <w:r>
        <w:rPr/>
        <w:t xml:space="preserve"> </w:t>
      </w:r>
      <w:r>
        <w:rPr/>
        <w:t>annotations~\citep{ga4gh2022gks}.</w:t>
      </w:r>
      <w:r>
        <w:rPr/>
        <w:t xml:space="preserve"> The problem addressed here begins before the</w:t>
      </w:r>
      <w:r>
        <w:rPr/>
        <w:t xml:space="preserve"> </w:t>
      </w:r>
      <w:r>
        <w:rPr/>
        <w:t>join: selected evidence must be turned into a reviewable, machine-checkable</w:t>
      </w:r>
      <w:r>
        <w:rPr/>
        <w:t xml:space="preserve"> </w:t>
      </w:r>
      <w:r>
        <w:rPr/>
        <w:t>collection that can be distributed and applied consistently.</w:t>
      </w:r>
    </w:p>
    <w:p>
      <w:r>
        <w:rPr/>
        <w:t>Table~\ref{tab:comparison} narrows the comparison to systems adjacent to the</w:t>
      </w:r>
      <w:r>
        <w:rPr/>
        <w:t xml:space="preserve"> </w:t>
      </w:r>
      <w:r>
        <w:rPr/>
        <w:t>authoring task: annotation engines, extension-based annotation platforms,</w:t>
      </w:r>
      <w:r>
        <w:rPr/>
        <w:t xml:space="preserve"> </w:t>
      </w:r>
      <w:r>
        <w:rPr/>
        <w:t>expert-curated knowledgebases, structured literature extraction, unconstrained</w:t>
      </w:r>
      <w:r>
        <w:rPr/>
        <w:t xml:space="preserve"> </w:t>
      </w:r>
      <w:r>
        <w:rPr/>
        <w:t>model drafting, and \texttt{just-module-creator}.</w:t>
      </w:r>
    </w:p>
    <w:p>
      <w:r>
        <w:rPr/>
        <w:t>\begin{table}[ht]</w:t>
      </w:r>
      <w:r>
        <w:rPr/>
        <w:t xml:space="preserve"> </w:t>
      </w:r>
      <w:r>
        <w:rPr/>
        <w:t>\centering</w:t>
      </w:r>
      <w:r>
        <w:rPr/>
        <w:t xml:space="preserve"> </w:t>
      </w:r>
      <w:r>
        <w:rPr/>
        <w:t>\scriptsize</w:t>
      </w:r>
      <w:r>
        <w:rPr/>
        <w:t xml:space="preserve"> </w:t>
      </w:r>
      <w:r>
        <w:rPr/>
        <w:t>\caption{Qualitative comparison of systems adjacent to annotation authoring.</w:t>
      </w:r>
      <w:r>
        <w:rPr/>
        <w:t xml:space="preserve"> </w:t>
      </w:r>
      <w:r>
        <w:rPr/>
        <w:t>The rows have different primary tasks; the capability columns compare how</w:t>
      </w:r>
      <w:r>
        <w:rPr/>
        <w:t xml:space="preserve"> </w:t>
      </w:r>
      <w:r>
        <w:rPr/>
        <w:t>their structured outputs are created, checked, and shared.</w:t>
      </w:r>
      <w:r>
        <w:rPr/>
        <w:t xml:space="preserve"> Runtime annotation</w:t>
      </w:r>
      <w:r>
        <w:rPr/>
        <w:t xml:space="preserve"> </w:t>
      </w:r>
      <w:r>
        <w:rPr/>
        <w:t>speed is outside this comparison and is covered in the companion platform</w:t>
      </w:r>
      <w:r>
        <w:rPr/>
        <w:t xml:space="preserve"> </w:t>
      </w:r>
      <w:r>
        <w:rPr/>
        <w:t>paper~\citep{companion2026justdnalite}.}</w:t>
      </w:r>
      <w:r>
        <w:rPr/>
        <w:t xml:space="preserve"> </w:t>
      </w:r>
      <w:r>
        <w:rPr/>
        <w:t>\label{tab:comparison}</w:t>
      </w:r>
      <w:r>
        <w:rPr/>
        <w:t xml:space="preserve"> </w:t>
      </w:r>
      <w:r>
        <w:rPr/>
        <w:t>\begin{tabular}{@{}p{0.15\linewidth}p{0.25\linewidth}ccccc@{}}</w:t>
      </w:r>
      <w:r>
        <w:rPr/>
        <w:t xml:space="preserve"> </w:t>
      </w:r>
      <w:r>
        <w:rPr/>
        <w:t>\toprule</w:t>
      </w:r>
      <w:r>
        <w:rPr/>
        <w:t xml:space="preserve"> </w:t>
      </w:r>
      <w:r>
        <w:rPr/>
        <w:t>System &amp; Kind / primary task</w:t>
      </w:r>
      <w:r>
        <w:rPr/>
        <w:t xml:space="preserve"> </w:t>
      </w:r>
      <w:r>
        <w:rPr/>
        <w:t>&amp; \rotatebox{70}{Versioned modules}</w:t>
      </w:r>
      <w:r>
        <w:rPr/>
        <w:t xml:space="preserve"> </w:t>
      </w:r>
      <w:r>
        <w:rPr/>
        <w:t>&amp; \rotatebox{70}{Schema validation}</w:t>
      </w:r>
      <w:r>
        <w:rPr/>
        <w:t xml:space="preserve"> </w:t>
      </w:r>
      <w:r>
        <w:rPr/>
        <w:t>&amp; \rotatebox{70}{Provenance tracking}</w:t>
      </w:r>
      <w:r>
        <w:rPr/>
        <w:t xml:space="preserve"> </w:t>
      </w:r>
      <w:r>
        <w:rPr/>
        <w:t>&amp; \rotatebox{70}{AI-assisted authoring}</w:t>
      </w:r>
      <w:r>
        <w:rPr/>
        <w:t xml:space="preserve"> </w:t>
      </w:r>
      <w:r>
        <w:rPr/>
        <w:t>&amp; \rotatebox{70}{Shared catalog} \</w:t>
      </w:r>
      <w:r>
        <w:rPr/>
        <w:t xml:space="preserve"> </w:t>
      </w:r>
      <w:r>
        <w:rPr/>
        <w:t>\midrule</w:t>
      </w:r>
      <w:r>
        <w:rPr/>
        <w:t xml:space="preserve"> </w:t>
      </w:r>
      <w:r>
        <w:rPr/>
        <w:t>Ensembl VEP / ANNOVAR &amp; annotation engine / consequence prediction against a callset</w:t>
      </w:r>
      <w:r>
        <w:rPr/>
        <w:t xml:space="preserve"> </w:t>
      </w:r>
      <w:r>
        <w:rPr/>
        <w:t>&amp; -- &amp; -- &amp; -- &amp; -- &amp; \checkmark \</w:t>
      </w:r>
      <w:r>
        <w:rPr/>
        <w:t xml:space="preserve"> </w:t>
      </w:r>
      <w:r>
        <w:rPr/>
        <w:t>OpenCRAVAT / OakVar &amp; annotation platform / user-supplied annotation extensions</w:t>
      </w:r>
      <w:r>
        <w:rPr/>
        <w:t xml:space="preserve"> </w:t>
      </w:r>
      <w:r>
        <w:rPr/>
        <w:t>&amp; \checkmark &amp; \checkmark &amp; -- &amp; -- &amp; \checkmark \</w:t>
      </w:r>
      <w:r>
        <w:rPr/>
        <w:t xml:space="preserve"> </w:t>
      </w:r>
      <w:r>
        <w:rPr/>
        <w:t>CIViC &amp; curated knowledgebase / expert-crowdsourced clinical interpretation</w:t>
      </w:r>
      <w:r>
        <w:rPr/>
        <w:t xml:space="preserve"> </w:t>
      </w:r>
      <w:r>
        <w:rPr/>
        <w:t>&amp; -- &amp; \checkmark &amp; \checkmark &amp; -- &amp; \checkmark \</w:t>
      </w:r>
      <w:r>
        <w:rPr/>
        <w:t xml:space="preserve"> </w:t>
      </w:r>
      <w:r>
        <w:rPr/>
        <w:t>PubMind-DB &amp; text-mined database / LLM extraction of variant--disease--pathogenicity records</w:t>
      </w:r>
      <w:r>
        <w:rPr/>
        <w:t xml:space="preserve"> </w:t>
      </w:r>
      <w:r>
        <w:rPr/>
        <w:t>&amp; -- &amp; \checkmark &amp; \checkmark &amp; \checkmark &amp; \checkmark \</w:t>
      </w:r>
      <w:r>
        <w:rPr/>
        <w:t xml:space="preserve"> </w:t>
      </w:r>
      <w:r>
        <w:rPr/>
        <w:t>Raw LLM &amp; general-purpose model / unconstrained drafting</w:t>
      </w:r>
      <w:r>
        <w:rPr/>
        <w:t xml:space="preserve"> </w:t>
      </w:r>
      <w:r>
        <w:rPr/>
        <w:t>&amp; -- &amp; -- &amp; -- &amp; \checkmark &amp; -- \</w:t>
      </w:r>
      <w:r>
        <w:rPr/>
        <w:t xml:space="preserve"> </w:t>
      </w:r>
      <w:r>
        <w:rPr/>
        <w:t>just-module-creator &amp; authoring plugin / create, review, and publish installable modules</w:t>
      </w:r>
      <w:r>
        <w:rPr/>
        <w:t xml:space="preserve"> </w:t>
      </w:r>
      <w:r>
        <w:rPr/>
        <w:t>&amp; \checkmark &amp; \checkmark &amp; \checkmark &amp; \checkmark &amp; \checkmark \</w:t>
      </w:r>
      <w:r>
        <w:rPr/>
        <w:t xml:space="preserve"> </w:t>
      </w:r>
      <w:r>
        <w:rPr/>
        <w:t>\bottomrule</w:t>
      </w:r>
      <w:r>
        <w:rPr/>
        <w:t xml:space="preserve"> </w:t>
      </w:r>
      <w:r>
        <w:rPr/>
        <w:t>\end{tabular}</w:t>
      </w:r>
      <w:r>
        <w:rPr/>
        <w:t xml:space="preserve"> </w:t>
      </w:r>
      <w:r>
        <w:rPr/>
        <w:t>\begin{minipage}{0.96\linewidth}</w:t>
      </w:r>
      <w:r>
        <w:rPr/>
        <w:t xml:space="preserve"> </w:t>
      </w:r>
      <w:r>
        <w:rPr/>
        <w:t>\vspace{0.35em}</w:t>
      </w:r>
      <w:r>
        <w:rPr/>
        <w:t xml:space="preserve"> </w:t>
      </w:r>
      <w:r>
        <w:rPr/>
        <w:t>\raggedright</w:t>
      </w:r>
      <w:r>
        <w:rPr/>
        <w:t xml:space="preserve"> </w:t>
      </w:r>
      <w:r>
        <w:rPr/>
        <w:t>\scriptsize</w:t>
      </w:r>
      <w:r>
        <w:rPr/>
        <w:t xml:space="preserve"> </w:t>
      </w:r>
      <w:r>
        <w:rPr/>
        <w:t>\emph{Criteria.} \emph{Versioned modules}: user-installable or distributable</w:t>
      </w:r>
      <w:r>
        <w:rPr/>
        <w:t xml:space="preserve"> </w:t>
      </w:r>
      <w:r>
        <w:rPr/>
        <w:t>annotation units with explicit versions.</w:t>
      </w:r>
      <w:r>
        <w:rPr/>
        <w:t xml:space="preserve"> \emph{Schema validation}: structured</w:t>
      </w:r>
      <w:r>
        <w:rPr/>
        <w:t xml:space="preserve"> </w:t>
      </w:r>
      <w:r>
        <w:rPr/>
        <w:t>records are checked against a declared machine-readable schema.</w:t>
      </w:r>
      <w:r>
        <w:rPr/>
        <w:t xml:space="preserve"> </w:t>
      </w:r>
      <w:r>
        <w:rPr/>
        <w:t>\emph{Provenance tracking}: record- or module-level source links travel with</w:t>
      </w:r>
      <w:r>
        <w:rPr/>
        <w:t xml:space="preserve"> </w:t>
      </w:r>
      <w:r>
        <w:rPr/>
        <w:t>the output.</w:t>
      </w:r>
      <w:r>
        <w:rPr/>
        <w:t xml:space="preserve"> \emph{AI-assisted authoring}: a language model participates</w:t>
      </w:r>
      <w:r>
        <w:rPr/>
        <w:t xml:space="preserve"> </w:t>
      </w:r>
      <w:r>
        <w:rPr/>
        <w:t>directly in creating or revising the structured output.</w:t>
      </w:r>
      <w:r>
        <w:rPr/>
        <w:t xml:space="preserve"> \emph{Shared catalog}:</w:t>
      </w:r>
      <w:r>
        <w:rPr/>
        <w:t xml:space="preserve"> </w:t>
      </w:r>
      <w:r>
        <w:rPr/>
        <w:t>outputs or extensions are discoverable through a shared service.</w:t>
      </w:r>
      <w:r>
        <w:rPr/>
        <w:t xml:space="preserve"> A dash means</w:t>
      </w:r>
      <w:r>
        <w:rPr/>
        <w:t xml:space="preserve"> </w:t>
      </w:r>
      <w:r>
        <w:rPr/>
        <w:t>the capability is not part of the system's core public workflow, not that no</w:t>
      </w:r>
      <w:r>
        <w:rPr/>
        <w:t xml:space="preserve"> </w:t>
      </w:r>
      <w:r>
        <w:rPr/>
        <w:t>related function can be added around it.</w:t>
      </w:r>
      <w:r>
        <w:rPr/>
        <w:t xml:space="preserve"> </w:t>
      </w:r>
      <w:r>
        <w:rPr/>
        <w:t>\end{minipage}</w:t>
      </w:r>
      <w:r>
        <w:rPr/>
        <w:t xml:space="preserve"> </w:t>
      </w:r>
      <w:r>
        <w:rPr/>
        <w:t>\end{table}</w:t>
      </w:r>
    </w:p>
    <w:p>
      <w:r>
        <w:rPr/>
        <w:t>\paragraph{Biomedical text mining and variant extraction.}</w:t>
      </w:r>
      <w:r>
        <w:rPr/>
        <w:t xml:space="preserve"> </w:t>
      </w:r>
      <w:r>
        <w:rPr/>
        <w:t>Conventional named entity recognition systems such as tmVar3 and PubTator3</w:t>
      </w:r>
      <w:r>
        <w:rPr/>
        <w:t xml:space="preserve"> </w:t>
      </w:r>
      <w:r>
        <w:rPr/>
        <w:t>have improved gene and variant tagging in biomedical</w:t>
      </w:r>
      <w:r>
        <w:rPr/>
        <w:t xml:space="preserve"> </w:t>
      </w:r>
      <w:r>
        <w:rPr/>
        <w:t>text~\citep{wei2022tmvar3,wei2024pubtator3}.</w:t>
      </w:r>
      <w:r>
        <w:rPr/>
        <w:t xml:space="preserve"> LitVar~2 links literature</w:t>
      </w:r>
      <w:r>
        <w:rPr/>
        <w:t xml:space="preserve"> </w:t>
      </w:r>
      <w:r>
        <w:rPr/>
        <w:t>paragraphs with variant records from external databases, accelerating</w:t>
      </w:r>
      <w:r>
        <w:rPr/>
        <w:t xml:space="preserve"> </w:t>
      </w:r>
      <w:r>
        <w:rPr/>
        <w:t>knowledge retrieval~\citep{allot2023litvar2}.</w:t>
      </w:r>
      <w:r>
        <w:rPr/>
        <w:t xml:space="preserve"> However, as the PubMind authors</w:t>
      </w:r>
      <w:r>
        <w:rPr/>
        <w:t xml:space="preserve"> </w:t>
      </w:r>
      <w:r>
        <w:rPr/>
        <w:t>note, these tools largely stop at tagging entities and do not recover relations</w:t>
      </w:r>
      <w:r>
        <w:rPr/>
        <w:t xml:space="preserve"> </w:t>
      </w:r>
      <w:r>
        <w:rPr/>
        <w:t>such as a variant's pathogenicity in a particular disease or the experimental</w:t>
      </w:r>
      <w:r>
        <w:rPr/>
        <w:t xml:space="preserve"> </w:t>
      </w:r>
      <w:r>
        <w:rPr/>
        <w:t>evidence behind a classification~\citep{wang2026pubmind}.</w:t>
      </w:r>
      <w:r>
        <w:rPr/>
        <w:t xml:space="preserve"> PubMind applies</w:t>
      </w:r>
      <w:r>
        <w:rPr/>
        <w:t xml:space="preserve"> </w:t>
      </w:r>
      <w:r>
        <w:rPr/>
        <w:t>instruction-tuned LLMs to extract variant--disease--pathogenicity associations</w:t>
      </w:r>
      <w:r>
        <w:rPr/>
        <w:t xml:space="preserve"> </w:t>
      </w:r>
      <w:r>
        <w:rPr/>
        <w:t>directly from over 41~million PubMed abstracts and 5.4~million full-text</w:t>
      </w:r>
      <w:r>
        <w:rPr/>
        <w:t xml:space="preserve"> </w:t>
      </w:r>
      <w:r>
        <w:rPr/>
        <w:t>articles, producing a database of approximately 1.3~million unique variants</w:t>
      </w:r>
      <w:r>
        <w:rPr/>
        <w:t xml:space="preserve"> </w:t>
      </w:r>
      <w:r>
        <w:rPr/>
        <w:t>with contextual annotations~\citep{wang2026pubmind}.</w:t>
      </w:r>
      <w:r>
        <w:rPr/>
        <w:t xml:space="preserve"> </w:t>
      </w:r>
      <w:commentRangeStart w:id="3"/>
      <w:commentRangeStart w:id="4"/>
      <w:del w:id="7" w:author="Prose edit" w:date="2026-10-27T20:49:52Z">
        <w:r>
          <w:rPr/>
          <w:delText>These</w:delText>
        </w:r>
      </w:del>
      <w:ins w:id="8" w:author="Prose edit" w:date="2026-10-27T20:49:52Z">
        <w:r>
          <w:rPr/>
          <w:t>PubMind</w:t>
        </w:r>
      </w:ins>
      <w:r>
        <w:rPr/>
        <w:t xml:space="preserve"> </w:t>
      </w:r>
      <w:del w:id="9" w:author="Prose edit" w:date="2026-10-27T20:49:52Z">
        <w:r>
          <w:rPr/>
          <w:delText>systems demonstrate</w:delText>
        </w:r>
      </w:del>
      <w:ins w:id="10" w:author="Prose edit" w:date="2026-10-27T20:49:52Z">
        <w:r>
          <w:rPr/>
          <w:t>demonstrates</w:t>
        </w:r>
      </w:ins>
      <w:r>
        <w:rPr/>
        <w:t xml:space="preserve"> </w:t>
      </w:r>
      <w:r>
        <w:rPr/>
        <w:t>that LLM-based literature mining can recover structured variant knowledge at</w:t>
      </w:r>
      <w:r>
        <w:rPr/>
        <w:t xml:space="preserve"> </w:t>
      </w:r>
      <w:r>
        <w:rPr/>
        <w:t xml:space="preserve">scale, but </w:t>
      </w:r>
      <w:del w:id="11" w:author="Prose edit" w:date="2026-10-27T20:49:52Z">
        <w:r>
          <w:rPr/>
          <w:delText>their</w:delText>
        </w:r>
      </w:del>
      <w:ins w:id="12" w:author="Prose edit" w:date="2026-10-27T20:49:52Z">
        <w:r>
          <w:rPr/>
          <w:t>its</w:t>
        </w:r>
      </w:ins>
      <w:commentRangeEnd w:id="4"/>
      <w:r>
        <w:rPr>
          <w:rStyle w:val="CommentReference"/>
        </w:rPr>
        <w:commentReference w:id="4"/>
      </w:r>
      <w:commentRangeEnd w:id="3"/>
      <w:r>
        <w:rPr>
          <w:rStyle w:val="CommentReference"/>
        </w:rPr>
        <w:commentReference w:id="3"/>
      </w:r>
      <w:r>
        <w:rPr/>
        <w:t xml:space="preserve"> output is a flat database rather than a versioned,</w:t>
      </w:r>
      <w:r>
        <w:rPr/>
        <w:t xml:space="preserve"> </w:t>
      </w:r>
      <w:r>
        <w:rPr/>
        <w:t>schema-validated module that an annotation consumer can install and apply to a</w:t>
      </w:r>
      <w:r>
        <w:rPr/>
        <w:t xml:space="preserve"> </w:t>
      </w:r>
      <w:r>
        <w:rPr/>
        <w:t>genome.</w:t>
      </w:r>
    </w:p>
    <w:p>
      <w:r>
        <w:rPr/>
        <w:t>\paragraph{Factuality and tool use.}</w:t>
      </w:r>
      <w:r>
        <w:rPr/>
        <w:t xml:space="preserve"> </w:t>
      </w:r>
      <w:r>
        <w:rPr/>
        <w:t>Language models can produce fluent text that is unfaithful or</w:t>
      </w:r>
      <w:r>
        <w:rPr/>
        <w:t xml:space="preserve"> </w:t>
      </w:r>
      <w:r>
        <w:rPr/>
        <w:t>nonsensical~\citep{ji2023survey}, including references with fabricated or wrong</w:t>
      </w:r>
      <w:r>
        <w:rPr/>
        <w:t xml:space="preserve"> </w:t>
      </w:r>
      <w:r>
        <w:rPr/>
        <w:t>PubMed identifiers~\citep{bhattacharyya2023high}.</w:t>
      </w:r>
      <w:r>
        <w:rPr/>
        <w:t xml:space="preserve"> A benchmark of genomic</w:t>
      </w:r>
      <w:r>
        <w:rPr/>
        <w:t xml:space="preserve"> </w:t>
      </w:r>
      <w:r>
        <w:rPr/>
        <w:t>question answering found confident but wrong answers across models and tasks,</w:t>
      </w:r>
      <w:r>
        <w:rPr/>
        <w:t xml:space="preserve"> </w:t>
      </w:r>
      <w:r>
        <w:rPr/>
        <w:t>among them gene name conversion and SNP locations~\citep{shang2025geneturing}.</w:t>
      </w:r>
      <w:r>
        <w:rPr/>
        <w:t xml:space="preserve"> Retrieval-augmented approaches and</w:t>
      </w:r>
      <w:r>
        <w:rPr/>
        <w:t xml:space="preserve"> </w:t>
      </w:r>
      <w:r>
        <w:rPr/>
        <w:t>tool use reduce the need to improvise when a model can call a typed operation</w:t>
      </w:r>
      <w:r>
        <w:rPr/>
        <w:t xml:space="preserve"> </w:t>
      </w:r>
      <w:r>
        <w:rPr/>
        <w:t>instead~\citep{schick2023toolformer,jin2024genegpt}.</w:t>
      </w:r>
      <w:r>
        <w:rPr/>
        <w:t xml:space="preserve"> The Model Context Protocol</w:t>
      </w:r>
      <w:r>
        <w:rPr/>
        <w:t xml:space="preserve"> </w:t>
      </w:r>
      <w:r>
        <w:rPr/>
        <w:t>provides a standard for connecting models to external</w:t>
      </w:r>
      <w:r>
        <w:rPr/>
        <w:t xml:space="preserve"> </w:t>
      </w:r>
      <w:r>
        <w:rPr/>
        <w:t>tools~\citep{anthropic2024mcp}.</w:t>
      </w:r>
      <w:r>
        <w:rPr/>
        <w:t xml:space="preserve"> Biomedical MCP services can search literature,</w:t>
      </w:r>
      <w:r>
        <w:rPr/>
        <w:t xml:space="preserve"> </w:t>
      </w:r>
      <w:r>
        <w:rPr/>
        <w:t>ontologies, and variant databases.</w:t>
      </w:r>
      <w:r>
        <w:rPr/>
        <w:t xml:space="preserve"> just-module-creator uses the same general</w:t>
      </w:r>
      <w:r>
        <w:rPr/>
        <w:t xml:space="preserve"> </w:t>
      </w:r>
      <w:r>
        <w:rPr/>
        <w:t>approach, then carries the result into module files that the rest of the</w:t>
      </w:r>
      <w:r>
        <w:rPr/>
        <w:t xml:space="preserve"> </w:t>
      </w:r>
      <w:r>
        <w:rPr/>
        <w:t>Just-DNA pipeline can inspect and reuse.</w:t>
      </w:r>
    </w:p>
    <w:p>
      <w:r>
        <w:rPr/>
        <w:t>\paragraph{Agent orchestration.}</w:t>
      </w:r>
      <w:r>
        <w:rPr/>
        <w:t xml:space="preserve"> </w:t>
      </w:r>
      <w:r>
        <w:rPr/>
        <w:t>Multi-agent frameworks such as MetaGPT assign distinct roles to several model</w:t>
      </w:r>
      <w:r>
        <w:rPr/>
        <w:t xml:space="preserve"> </w:t>
      </w:r>
      <w:r>
        <w:rPr/>
        <w:t>instances~\citep{hong2023metagpt}.</w:t>
      </w:r>
      <w:r>
        <w:rPr/>
        <w:t xml:space="preserve"> The plugin described here does not require</w:t>
      </w:r>
      <w:r>
        <w:rPr/>
        <w:t xml:space="preserve"> </w:t>
      </w:r>
      <w:r>
        <w:rPr/>
        <w:t>its own orchestration runtime.</w:t>
      </w:r>
      <w:r>
        <w:rPr/>
        <w:t xml:space="preserve"> Claude Code or Codex supplies the agent, while</w:t>
      </w:r>
      <w:r>
        <w:rPr/>
        <w:t xml:space="preserve"> </w:t>
      </w:r>
      <w:r>
        <w:rPr/>
        <w:t>the plugin supplies the tools and the written workflow.</w:t>
      </w:r>
      <w:r>
        <w:rPr/>
        <w:t xml:space="preserve"> This paper evaluates</w:t>
      </w:r>
      <w:r>
        <w:rPr/>
        <w:t xml:space="preserve"> </w:t>
      </w:r>
      <w:r>
        <w:rPr/>
        <w:t>that authoring path, not a particular choice of language model or agent-team</w:t>
      </w:r>
      <w:r>
        <w:rPr/>
        <w:t xml:space="preserve"> </w:t>
      </w:r>
      <w:r>
        <w:rPr/>
        <w:t>topology.</w:t>
      </w:r>
    </w:p>
    <w:p>
      <w:r>
        <w:rPr/>
        <w:t>% ================================================================</w:t>
      </w:r>
      <w:r>
        <w:rPr/>
        <w:t xml:space="preserve"> </w:t>
      </w:r>
      <w:r>
        <w:rPr/>
        <w:t>\section{Method}</w:t>
      </w:r>
      <w:r>
        <w:rPr/>
        <w:t xml:space="preserve"> </w:t>
      </w:r>
      <w:r>
        <w:rPr/>
        <w:t>% ================================================================</w:t>
      </w:r>
    </w:p>
    <w:p>
      <w:r>
        <w:rPr/>
        <w:t>\subsection{The module artifact}</w:t>
      </w:r>
    </w:p>
    <w:p>
      <w:r>
        <w:rPr/>
        <w:t>Before it is compiled, a just-dna annotation module is an editable</w:t>
      </w:r>
      <w:r>
        <w:rPr/>
        <w:t xml:space="preserve"> </w:t>
      </w:r>
      <w:r>
        <w:rPr/>
        <w:t>directory.</w:t>
      </w:r>
      <w:r>
        <w:rPr/>
        <w:t xml:space="preserve"> It always contains</w:t>
      </w:r>
      <w:r>
        <w:rPr/>
        <w:t xml:space="preserve"> </w:t>
      </w:r>
      <w:r>
        <w:rPr/>
        <w:t>\texttt{module_spec.yaml} and at least one recognized table.</w:t>
      </w:r>
      <w:r>
        <w:rPr/>
        <w:t xml:space="preserve"> The table records</w:t>
      </w:r>
      <w:r>
        <w:rPr/>
        <w:t xml:space="preserve"> </w:t>
      </w:r>
      <w:r>
        <w:rPr/>
        <w:t>the thing being annotated, such as a genotype, a diplotype, or a measured</w:t>
      </w:r>
      <w:r>
        <w:rPr/>
        <w:t xml:space="preserve"> </w:t>
      </w:r>
      <w:r>
        <w:rPr/>
        <w:t>quantity.</w:t>
      </w:r>
      <w:r>
        <w:rPr/>
        <w:t xml:space="preserve"> Evidence and machine-written sidecars (tables of records derived from</w:t>
      </w:r>
      <w:r>
        <w:rPr/>
        <w:t xml:space="preserve"> </w:t>
      </w:r>
      <w:r>
        <w:rPr/>
        <w:t>reference sources) are stored separately.</w:t>
      </w:r>
      <w:r>
        <w:rPr/>
        <w:t xml:space="preserve"> </w:t>
      </w:r>
      <w:r>
        <w:rPr/>
        <w:t>Compilation converts this human-readable directory into machine-readable</w:t>
      </w:r>
      <w:r>
        <w:rPr/>
        <w:t xml:space="preserve"> </w:t>
      </w:r>
      <w:r>
        <w:rPr/>
        <w:t>Parquet files and a content-addressed</w:t>
      </w:r>
      <w:r>
        <w:rPr/>
        <w:t xml:space="preserve"> </w:t>
      </w:r>
      <w:r>
        <w:rPr/>
        <w:t>\texttt{manifest.json}~\citep{justdnaformat2026}.</w:t>
      </w:r>
      <w:r>
        <w:rPr/>
        <w:t xml:space="preserve"> The compiled artifact is what</w:t>
      </w:r>
      <w:r>
        <w:rPr/>
        <w:t xml:space="preserve"> </w:t>
      </w:r>
      <w:r>
        <w:rPr/>
        <w:t>a consumer installs and joins to a genome.</w:t>
      </w:r>
    </w:p>
    <w:p>
      <w:r>
        <w:rPr/>
        <w:t>The authored files are ordinary YAML, CSV, Markdown, and optional image files.</w:t>
      </w:r>
      <w:r>
        <w:rPr/>
        <w:t xml:space="preserve"> </w:t>
      </w:r>
      <w:r>
        <w:rPr/>
        <w:t>A domain expert can open the tables in a spreadsheet to review and correct an AI</w:t>
      </w:r>
      <w:r>
        <w:rPr/>
        <w:t xml:space="preserve"> </w:t>
      </w:r>
      <w:r>
        <w:rPr/>
        <w:t>draft without special tools.</w:t>
      </w:r>
      <w:r>
        <w:rPr/>
        <w:t xml:space="preserve"> just-module-creator</w:t>
      </w:r>
      <w:r>
        <w:rPr/>
        <w:t xml:space="preserve"> </w:t>
      </w:r>
      <w:r>
        <w:rPr/>
        <w:t>operates on this same directory rather than introducing a separate format for</w:t>
      </w:r>
      <w:r>
        <w:rPr/>
        <w:t xml:space="preserve"> </w:t>
      </w:r>
      <w:r>
        <w:rPr/>
        <w:t>AI-produced content.</w:t>
      </w:r>
      <w:r>
        <w:rPr/>
        <w:t xml:space="preserve"> The module describes how a genotype or measurement should be</w:t>
      </w:r>
      <w:r>
        <w:rPr/>
        <w:t xml:space="preserve"> </w:t>
      </w:r>
      <w:r>
        <w:rPr/>
        <w:t>interpreted if a consumer encounters it.</w:t>
      </w:r>
      <w:r>
        <w:rPr/>
        <w:t xml:space="preserve"> Just-DNA-Lite, or another compatible</w:t>
      </w:r>
      <w:r>
        <w:rPr/>
        <w:t xml:space="preserve"> </w:t>
      </w:r>
      <w:r>
        <w:rPr/>
        <w:t>consumer, supplies the genome or measurement later.</w:t>
      </w:r>
    </w:p>
    <w:p>
      <w:r>
        <w:rPr/>
        <w:t>The author does not need to supply this directory, or any CSV file, at the</w:t>
      </w:r>
      <w:r>
        <w:rPr/>
        <w:t xml:space="preserve"> </w:t>
      </w:r>
      <w:r>
        <w:rPr/>
        <w:t>start of a session.</w:t>
      </w:r>
      <w:r>
        <w:rPr/>
        <w:t xml:space="preserve"> Figure~\ref{fig:conversation-to-module} shows how a</w:t>
      </w:r>
      <w:r>
        <w:rPr/>
        <w:t xml:space="preserve"> </w:t>
      </w:r>
      <w:r>
        <w:rPr/>
        <w:t>conversation entry, which can range from a trait name to a collection of</w:t>
      </w:r>
      <w:r>
        <w:rPr/>
        <w:t xml:space="preserve"> </w:t>
      </w:r>
      <w:r>
        <w:rPr/>
        <w:t>papers, moves through routing, scaffolding, and review to a compiled module.</w:t>
      </w:r>
      <w:r>
        <w:rPr/>
        <w:t xml:space="preserve"> </w:t>
      </w:r>
      <w:r>
        <w:rPr/>
        <w:t>The \texttt{/create-module} router identifies the appropriate entry point</w:t>
      </w:r>
      <w:r>
        <w:rPr/>
        <w:t xml:space="preserve"> </w:t>
      </w:r>
      <w:r>
        <w:rPr/>
        <w:t>and stage.</w:t>
      </w:r>
    </w:p>
    <w:p>
      <w:r>
        <w:rPr/>
        <w:t>\begin{figure}[ht]</w:t>
      </w:r>
      <w:r>
        <w:rPr/>
        <w:t xml:space="preserve"> </w:t>
      </w:r>
      <w:r>
        <w:rPr/>
        <w:t>\centering</w:t>
      </w:r>
      <w:r>
        <w:rPr/>
        <w:t xml:space="preserve"> </w:t>
      </w:r>
      <w:r>
        <w:rPr/>
        <w:t>\begin{tikzpicture}[</w:t>
      </w:r>
      <w:r>
        <w:rPr/>
        <w:t xml:space="preserve"> </w:t>
      </w:r>
      <w:r>
        <w:rPr/>
        <w:t>node distance=0.28cm,</w:t>
      </w:r>
      <w:r>
        <w:rPr/>
        <w:t xml:space="preserve"> </w:t>
      </w:r>
      <w:r>
        <w:rPr/>
        <w:t>layer/.style={draw, rounded corners=2pt, fill=black!4,</w:t>
      </w:r>
      <w:r>
        <w:rPr/>
        <w:t xml:space="preserve"> </w:t>
      </w:r>
      <w:r>
        <w:rPr/>
        <w:t>text width=0.82\linewidth, align=left,</w:t>
      </w:r>
      <w:r>
        <w:rPr/>
        <w:t xml:space="preserve"> </w:t>
      </w:r>
      <w:r>
        <w:rPr/>
        <w:t>inner xsep=8pt, inner ysep=4pt, font=\small},</w:t>
      </w:r>
      <w:r>
        <w:rPr/>
        <w:t xml:space="preserve"> </w:t>
      </w:r>
      <w:r>
        <w:rPr/>
        <w:t>arr/.style={-{Stealth[length=4pt]}, thick},</w:t>
      </w:r>
      <w:r>
        <w:rPr/>
        <w:t xml:space="preserve"> </w:t>
      </w:r>
      <w:r>
        <w:rPr/>
        <w:t>edge/.style={font=\scriptsize\sffamily, fill=white, inner sep=1pt},</w:t>
      </w:r>
      <w:r>
        <w:rPr/>
        <w:t xml:space="preserve"> </w:t>
      </w:r>
      <w:r>
        <w:rPr/>
        <w:t>]</w:t>
      </w:r>
      <w:r>
        <w:rPr/>
        <w:t xml:space="preserve"> </w:t>
      </w:r>
      <w:r>
        <w:rPr/>
        <w:t>\node[layer] (entry) {\textbf{Conversation entry:}</w:t>
      </w:r>
      <w:r>
        <w:rPr/>
        <w:t xml:space="preserve"> </w:t>
      </w:r>
      <w:r>
        <w:rPr/>
        <w:t>an idea, trait, or gene; a supplied paper, link, deep research report, or</w:t>
      </w:r>
      <w:r>
        <w:rPr/>
        <w:t xml:space="preserve"> </w:t>
      </w:r>
      <w:r>
        <w:rPr/>
        <w:t>custom file; a request to draft from ClinVar, CPIC, or ClinPGx; or an</w:t>
      </w:r>
      <w:r>
        <w:rPr/>
        <w:t xml:space="preserve"> </w:t>
      </w:r>
      <w:r>
        <w:rPr/>
        <w:t>existing local or catalog module.};</w:t>
      </w:r>
      <w:r>
        <w:rPr/>
        <w:t xml:space="preserve"> </w:t>
      </w:r>
      <w:r>
        <w:rPr/>
        <w:t>\node[layer, below=of entry] (route) {\textbf{Route, discover, and triage:}</w:t>
      </w:r>
      <w:r>
        <w:rPr/>
        <w:t xml:space="preserve"> </w:t>
      </w:r>
      <w:r>
        <w:rPr/>
        <w:t>inspect current state, search the catalog and literature when needed,</w:t>
      </w:r>
      <w:r>
        <w:rPr/>
        <w:t xml:space="preserve"> </w:t>
      </w:r>
      <w:r>
        <w:rPr/>
        <w:t>check source identity and reuse terms, and choose table kinds from the live</w:t>
      </w:r>
      <w:r>
        <w:rPr/>
        <w:t xml:space="preserve"> </w:t>
      </w:r>
      <w:r>
        <w:rPr/>
        <w:t>schema.};</w:t>
      </w:r>
      <w:r>
        <w:rPr/>
        <w:t xml:space="preserve"> </w:t>
      </w:r>
      <w:r>
        <w:rPr/>
        <w:t>\node[layer, below=of route] (scaffold) {\textbf{Scaffold and draft:}</w:t>
      </w:r>
      <w:r>
        <w:rPr/>
        <w:t xml:space="preserve"> </w:t>
      </w:r>
      <w:r>
        <w:rPr/>
        <w:t>create \texttt{module_spec.yaml} and only the tables the finding needs;</w:t>
      </w:r>
      <w:r>
        <w:rPr/>
        <w:t xml:space="preserve"> </w:t>
      </w:r>
      <w:r>
        <w:rPr/>
        <w:t>author rows from supplied or retrieved evidence, or draft rows from a</w:t>
      </w:r>
      <w:r>
        <w:rPr/>
        <w:t xml:space="preserve"> </w:t>
      </w:r>
      <w:r>
        <w:rPr/>
        <w:t>provider that publishes them.};</w:t>
      </w:r>
      <w:r>
        <w:rPr/>
        <w:t xml:space="preserve"> </w:t>
      </w:r>
      <w:r>
        <w:rPr/>
        <w:t>\node[layer, below=of scaffold] (workspace) {\textbf{Editable module workspace:}</w:t>
      </w:r>
      <w:r>
        <w:rPr/>
        <w:t xml:space="preserve"> </w:t>
      </w:r>
      <w:r>
        <w:rPr/>
        <w:t>authored claims, evidence, metadata, and optional prose or images; derived</w:t>
      </w:r>
      <w:r>
        <w:rPr/>
        <w:t xml:space="preserve"> </w:t>
      </w:r>
      <w:r>
        <w:rPr/>
        <w:t>source records; plus provenance, verification, and authoring logs.};</w:t>
      </w:r>
      <w:r>
        <w:rPr/>
        <w:t xml:space="preserve"> </w:t>
      </w:r>
      <w:r>
        <w:rPr/>
        <w:t>\node[layer, below=of workspace] (review) {\textbf{Review and build:}</w:t>
      </w:r>
      <w:r>
        <w:rPr/>
        <w:t xml:space="preserve"> </w:t>
      </w:r>
      <w:r>
        <w:rPr/>
        <w:t>curate scientific decisions, enrich and cross-check source facts, validate,</w:t>
      </w:r>
      <w:r>
        <w:rPr/>
        <w:t xml:space="preserve"> </w:t>
      </w:r>
      <w:r>
        <w:rPr/>
        <w:t>compile, and close.</w:t>
      </w:r>
      <w:r>
        <w:rPr/>
        <w:t xml:space="preserve"> Later evidence or reviewer feedback re-enters this</w:t>
      </w:r>
      <w:r>
        <w:rPr/>
        <w:t xml:space="preserve"> </w:t>
      </w:r>
      <w:r>
        <w:rPr/>
        <w:t>workflow at the stage it affects.};</w:t>
      </w:r>
      <w:r>
        <w:rPr/>
        <w:t xml:space="preserve"> </w:t>
      </w:r>
      <w:r>
        <w:rPr/>
        <w:t>\node[layer, below=of review] (destinations) {\textbf{Destinations:}</w:t>
      </w:r>
      <w:r>
        <w:rPr/>
        <w:t xml:space="preserve"> </w:t>
      </w:r>
      <w:r>
        <w:rPr/>
        <w:t>local installation, rehearsal on the test registry, or publication to</w:t>
      </w:r>
      <w:r>
        <w:rPr/>
        <w:t xml:space="preserve"> </w:t>
      </w:r>
      <w:r>
        <w:rPr/>
        <w:t>the public catalog; a consumer later joins the compiled module to a genome.};</w:t>
      </w:r>
      <w:r>
        <w:rPr/>
        <w:t xml:space="preserve"> </w:t>
      </w:r>
      <w:r>
        <w:rPr/>
        <w:t>\draw[arr] (entry) -- (route);</w:t>
      </w:r>
      <w:r>
        <w:rPr/>
        <w:t xml:space="preserve"> </w:t>
      </w:r>
      <w:r>
        <w:rPr/>
        <w:t>\draw[arr] (route) -- (scaffold);</w:t>
      </w:r>
      <w:r>
        <w:rPr/>
        <w:t xml:space="preserve"> </w:t>
      </w:r>
      <w:r>
        <w:rPr/>
        <w:t>\draw[arr] (scaffold) -- (workspace);</w:t>
      </w:r>
      <w:r>
        <w:rPr/>
        <w:t xml:space="preserve"> </w:t>
      </w:r>
      <w:r>
        <w:rPr/>
        <w:t>\draw[arr] (workspace) -- (review);</w:t>
      </w:r>
      <w:r>
        <w:rPr/>
        <w:t xml:space="preserve"> </w:t>
      </w:r>
      <w:r>
        <w:rPr/>
        <w:t>\draw[arr] (review) -- (destinations);</w:t>
      </w:r>
      <w:r>
        <w:rPr/>
        <w:t xml:space="preserve"> </w:t>
      </w:r>
      <w:r>
        <w:rPr/>
        <w:t>\end{tikzpicture}</w:t>
      </w:r>
      <w:r>
        <w:rPr/>
        <w:t xml:space="preserve"> </w:t>
      </w:r>
      <w:commentRangeStart w:id="29"/>
      <w:r>
        <w:rPr/>
        <w:t>\caption{From conversation to a usable module.</w:t>
      </w:r>
      <w:commentRangeEnd w:id="29"/>
      <w:r>
        <w:rPr>
          <w:rStyle w:val="CommentReference"/>
        </w:rPr>
        <w:commentReference w:id="29"/>
      </w:r>
      <w:r>
        <w:rPr/>
        <w:t xml:space="preserve"> Module files are intermediate</w:t>
      </w:r>
      <w:r>
        <w:rPr/>
        <w:t xml:space="preserve"> </w:t>
      </w:r>
      <w:r>
        <w:rPr/>
        <w:t>artifacts created by the workflow, not required user inputs.</w:t>
      </w:r>
      <w:r>
        <w:rPr/>
        <w:t xml:space="preserve"> Authored claims</w:t>
      </w:r>
      <w:r>
        <w:rPr/>
        <w:t xml:space="preserve"> </w:t>
      </w:r>
      <w:r>
        <w:rPr/>
        <w:t>remain distinct from derived source records inside the editable workspace.}</w:t>
      </w:r>
      <w:r>
        <w:rPr/>
        <w:t xml:space="preserve"> </w:t>
      </w:r>
      <w:r>
        <w:rPr/>
        <w:t>\label{fig:conversation-to-module}</w:t>
      </w:r>
      <w:r>
        <w:rPr/>
        <w:t xml:space="preserve"> </w:t>
      </w:r>
      <w:r>
        <w:rPr/>
        <w:t>\end{figure}</w:t>
      </w:r>
    </w:p>
    <w:p>
      <w:r>
        <w:rPr/>
        <w:t>Different claim types (variant associations, study evidence, pharmacogenomic</w:t>
      </w:r>
      <w:r>
        <w:rPr/>
        <w:t xml:space="preserve"> </w:t>
      </w:r>
      <w:r>
        <w:rPr/>
        <w:t>diplotypes, copy-number ranges) belong to separate tables, each with its own</w:t>
      </w:r>
      <w:r>
        <w:rPr/>
        <w:t xml:space="preserve"> </w:t>
      </w:r>
      <w:r>
        <w:rPr/>
        <w:t>schema.</w:t>
      </w:r>
      <w:r>
        <w:rPr/>
        <w:t xml:space="preserve"> The plugin reads column definitions from the installed schema, so an</w:t>
      </w:r>
      <w:r>
        <w:rPr/>
        <w:t xml:space="preserve"> </w:t>
      </w:r>
      <w:r>
        <w:rPr/>
        <w:t>author always sees the version accepted by the current compiler.</w:t>
      </w:r>
    </w:p>
    <w:p>
      <w:r>
        <w:rPr/>
        <w:t>\subsection{Architecture and lifecycle}</w:t>
      </w:r>
    </w:p>
    <w:p>
      <w:r>
        <w:rPr/>
        <w:t>Module authoring and sample analysis remain separate until Just-DNA-Lite joins</w:t>
      </w:r>
      <w:r>
        <w:rPr/>
        <w:t xml:space="preserve"> </w:t>
      </w:r>
      <w:r>
        <w:rPr/>
        <w:t>a compiled module to a local genome.</w:t>
      </w:r>
      <w:r>
        <w:rPr/>
        <w:t xml:space="preserve"> On the knowledge path, a person may edit</w:t>
      </w:r>
      <w:r>
        <w:rPr/>
        <w:t xml:space="preserve"> </w:t>
      </w:r>
      <w:r>
        <w:rPr/>
        <w:t>the files directly or use an AI assistant to draft them.</w:t>
      </w:r>
      <w:r>
        <w:rPr/>
        <w:t xml:space="preserve"> Both routes then pass</w:t>
      </w:r>
      <w:r>
        <w:rPr/>
        <w:t xml:space="preserve"> </w:t>
      </w:r>
      <w:r>
        <w:rPr/>
        <w:t>through the same enrichment and compilation steps before the module enters a</w:t>
      </w:r>
      <w:r>
        <w:rPr/>
        <w:t xml:space="preserve"> </w:t>
      </w:r>
      <w:r>
        <w:rPr/>
        <w:t>local or shared store.</w:t>
      </w:r>
      <w:r>
        <w:rPr/>
        <w:t xml:space="preserve"> Figure~\ref{fig:architecture} shows the knowledge and sample paths and</w:t>
      </w:r>
      <w:r>
        <w:rPr/>
        <w:t xml:space="preserve"> </w:t>
      </w:r>
      <w:r>
        <w:rPr/>
        <w:t>the boundary between them.</w:t>
      </w:r>
    </w:p>
    <w:p>
      <w:r>
        <w:rPr/>
        <w:t>\begin{figure}[ht]</w:t>
      </w:r>
      <w:r>
        <w:rPr/>
        <w:t xml:space="preserve"> </w:t>
      </w:r>
      <w:r>
        <w:rPr/>
        <w:t>\centering</w:t>
      </w:r>
      <w:r>
        <w:rPr/>
        <w:t xml:space="preserve"> </w:t>
      </w:r>
      <w:r>
        <w:rPr/>
        <w:t>\begin{tikzpicture}[</w:t>
      </w:r>
      <w:r>
        <w:rPr/>
        <w:t xml:space="preserve"> </w:t>
      </w:r>
      <w:r>
        <w:rPr/>
        <w:t>node distance=0.5cm and 0.4cm,</w:t>
      </w:r>
      <w:r>
        <w:rPr/>
        <w:t xml:space="preserve"> </w:t>
      </w:r>
      <w:r>
        <w:rPr/>
        <w:t>box/.style={draw, rounded corners=2pt, minimum height=0.7cm,</w:t>
      </w:r>
      <w:r>
        <w:rPr/>
        <w:t xml:space="preserve"> </w:t>
      </w:r>
      <w:r>
        <w:rPr/>
        <w:t>minimum width=1.5cm, font=\small\sffamily, align=center,</w:t>
      </w:r>
      <w:r>
        <w:rPr/>
        <w:t xml:space="preserve"> </w:t>
      </w:r>
      <w:r>
        <w:rPr/>
        <w:t>fill=white, text=black},</w:t>
      </w:r>
      <w:r>
        <w:rPr/>
        <w:t xml:space="preserve"> </w:t>
      </w:r>
      <w:r>
        <w:rPr/>
        <w:t>phase/.style={box, fill=black!8},</w:t>
      </w:r>
      <w:r>
        <w:rPr/>
        <w:t xml:space="preserve"> </w:t>
      </w:r>
      <w:r>
        <w:rPr/>
        <w:t>tool/.style={box, fill=black!18, font=\small\sffamily\bfseries},</w:t>
      </w:r>
      <w:r>
        <w:rPr/>
        <w:t xml:space="preserve"> </w:t>
      </w:r>
      <w:r>
        <w:rPr/>
        <w:t>arr/.style={-{Stealth[length=4pt]}, thick},</w:t>
      </w:r>
      <w:r>
        <w:rPr/>
        <w:t xml:space="preserve"> </w:t>
      </w:r>
      <w:r>
        <w:rPr/>
        <w:t>darr/.style={-{Stealth[length=4pt]}, thick, dashed},</w:t>
      </w:r>
      <w:r>
        <w:rPr/>
        <w:t xml:space="preserve"> </w:t>
      </w:r>
      <w:r>
        <w:rPr/>
        <w:t>lbl/.style={font=\scriptsize\sffamily, text=black!60},</w:t>
      </w:r>
      <w:r>
        <w:rPr/>
        <w:t xml:space="preserve"> </w:t>
      </w:r>
      <w:r>
        <w:rPr/>
        <w:t>]</w:t>
      </w:r>
    </w:p>
    <w:p>
      <w:r>
        <w:rPr/>
        <w:t>% Knowledge path</w:t>
      </w:r>
      <w:r>
        <w:rPr/>
        <w:t xml:space="preserve"> </w:t>
      </w:r>
      <w:r>
        <w:rPr/>
        <w:t>\node[phase] (sources) {Papers &amp;\databases};</w:t>
      </w:r>
      <w:r>
        <w:rPr/>
        <w:t xml:space="preserve"> </w:t>
      </w:r>
      <w:r>
        <w:rPr/>
        <w:t>\node[phase, right=of sources] (draft) {Draft};</w:t>
      </w:r>
      <w:r>
        <w:rPr/>
        <w:t xml:space="preserve"> </w:t>
      </w:r>
      <w:r>
        <w:rPr/>
        <w:t>\node[phase, right=of draft] (curate) {Curate};</w:t>
      </w:r>
      <w:r>
        <w:rPr/>
        <w:t xml:space="preserve"> </w:t>
      </w:r>
      <w:r>
        <w:rPr/>
        <w:t>\node[phase, right=of curate] (enrich) {Enrich};</w:t>
      </w:r>
      <w:r>
        <w:rPr/>
        <w:t xml:space="preserve"> </w:t>
      </w:r>
      <w:r>
        <w:rPr/>
        <w:t>\node[tool, right=of enrich] (compile) {Compile};</w:t>
      </w:r>
      <w:r>
        <w:rPr/>
        <w:t xml:space="preserve"> </w:t>
      </w:r>
      <w:r>
        <w:rPr/>
        <w:t>\node[phase, right=of compile] (module) {Module};</w:t>
      </w:r>
      <w:r>
        <w:rPr/>
        <w:t xml:space="preserve"> </w:t>
      </w:r>
      <w:r>
        <w:rPr/>
        <w:t>\node[phase, right=of module] (catalog) {Catalog};</w:t>
      </w:r>
    </w:p>
    <w:p>
      <w:r>
        <w:rPr/>
        <w:t>\draw[arr] (sources) -- (draft);</w:t>
      </w:r>
      <w:r>
        <w:rPr/>
        <w:t xml:space="preserve"> </w:t>
      </w:r>
      <w:r>
        <w:rPr/>
        <w:t>\draw[arr] (draft) -- (curate);</w:t>
      </w:r>
      <w:r>
        <w:rPr/>
        <w:t xml:space="preserve"> </w:t>
      </w:r>
      <w:r>
        <w:rPr/>
        <w:t>\draw[arr] (curate) -- (enrich);</w:t>
      </w:r>
      <w:r>
        <w:rPr/>
        <w:t xml:space="preserve"> </w:t>
      </w:r>
      <w:r>
        <w:rPr/>
        <w:t>\draw[arr] (enrich) -- (compile);</w:t>
      </w:r>
      <w:r>
        <w:rPr/>
        <w:t xml:space="preserve"> </w:t>
      </w:r>
      <w:r>
        <w:rPr/>
        <w:t>\draw[arr] (compile) -- (module);</w:t>
      </w:r>
      <w:r>
        <w:rPr/>
        <w:t xml:space="preserve"> </w:t>
      </w:r>
      <w:r>
        <w:rPr/>
        <w:t>\draw[arr] (module) -- (catalog);</w:t>
      </w:r>
    </w:p>
    <w:p>
      <w:r>
        <w:rPr/>
        <w:t>% Bridge: selected modules</w:t>
      </w:r>
      <w:r>
        <w:rPr/>
        <w:t xml:space="preserve"> </w:t>
      </w:r>
      <w:r>
        <w:rPr/>
        <w:t>\node[phase, below=0.65cm of module] (selmod) {Selected\modules};</w:t>
      </w:r>
      <w:r>
        <w:rPr/>
        <w:t xml:space="preserve"> </w:t>
      </w:r>
      <w:r>
        <w:rPr/>
        <w:t>\draw[darr] (module) -- node[left, lbl] {local} (selmod);</w:t>
      </w:r>
      <w:r>
        <w:rPr/>
        <w:t xml:space="preserve"> </w:t>
      </w:r>
      <w:r>
        <w:rPr/>
        <w:t>\draw[darr] (catalog) -- node[</w:t>
      </w:r>
      <w:commentRangeStart w:id="5"/>
      <w:ins w:id="13" w:author="Figures and tables" w:date="2026-10-27T20:49:52Z">
        <w:r>
          <w:rPr/>
          <w:t xml:space="preserve">below </w:t>
        </w:r>
      </w:ins>
      <w:commentRangeEnd w:id="5"/>
      <w:r>
        <w:rPr>
          <w:rStyle w:val="CommentReference"/>
        </w:rPr>
        <w:commentReference w:id="5"/>
      </w:r>
      <w:r>
        <w:rPr/>
        <w:t>right, lbl] {install} (selmod);</w:t>
      </w:r>
    </w:p>
    <w:p>
      <w:r>
        <w:rPr/>
        <w:t>% Sample path</w:t>
      </w:r>
      <w:r>
        <w:rPr/>
        <w:t xml:space="preserve"> </w:t>
      </w:r>
      <w:r>
        <w:rPr/>
        <w:t>\node[tool, below=0.65cm of selmod] (join) {Join};</w:t>
      </w:r>
      <w:r>
        <w:rPr/>
        <w:t xml:space="preserve"> </w:t>
      </w:r>
      <w:r>
        <w:rPr/>
        <w:t>\node[phase] at (sources |- join) (vcf) {VCF};</w:t>
      </w:r>
      <w:r>
        <w:rPr/>
        <w:t xml:space="preserve"> </w:t>
      </w:r>
      <w:r>
        <w:rPr/>
        <w:t>\node[phase, right=of vcf] (norm) {Normalize};</w:t>
      </w:r>
      <w:r>
        <w:rPr/>
        <w:t xml:space="preserve"> </w:t>
      </w:r>
      <w:r>
        <w:rPr/>
        <w:t>\node[phase, right=of join, text width=1.8cm] (report) {Report &amp;\enriched data};</w:t>
      </w:r>
    </w:p>
    <w:p>
      <w:r>
        <w:rPr/>
        <w:t>\draw[arr] (vcf) -- (norm);</w:t>
      </w:r>
      <w:r>
        <w:rPr/>
        <w:t xml:space="preserve"> </w:t>
      </w:r>
      <w:r>
        <w:rPr/>
        <w:t>\draw[arr] (norm) -- (join);</w:t>
      </w:r>
      <w:r>
        <w:rPr/>
        <w:t xml:space="preserve"> </w:t>
      </w:r>
      <w:r>
        <w:rPr/>
        <w:t>\draw[arr] (selmod) -- (join);</w:t>
      </w:r>
      <w:r>
        <w:rPr/>
        <w:t xml:space="preserve"> </w:t>
      </w:r>
      <w:r>
        <w:rPr/>
        <w:t>\draw[arr] (join) -- (report);</w:t>
      </w:r>
    </w:p>
    <w:p>
      <w:r>
        <w:rPr/>
        <w:t>% Labels</w:t>
      </w:r>
      <w:r>
        <w:rPr/>
        <w:t xml:space="preserve"> </w:t>
      </w:r>
      <w:r>
        <w:rPr/>
        <w:t>\node[lbl, above=0.15cm of draft] {just-module-creator};</w:t>
      </w:r>
      <w:r>
        <w:rPr/>
        <w:t xml:space="preserve"> </w:t>
      </w:r>
      <w:commentRangeStart w:id="6"/>
      <w:ins w:id="14" w:author="Figures and tables" w:date="2026-10-27T20:49:52Z">
        <w:r>
          <w:rPr/>
          <w:t>\node[lbl, below=0.15cm of enrich] {just-dna-enricher};</w:t>
        </w:r>
      </w:ins>
      <w:commentRangeEnd w:id="6"/>
      <w:r>
        <w:rPr>
          <w:rStyle w:val="CommentReference"/>
        </w:rPr>
        <w:commentReference w:id="6"/>
      </w:r>
      <w:r>
        <w:rPr/>
        <w:t xml:space="preserve"> </w:t>
      </w:r>
      <w:r>
        <w:rPr/>
        <w:t>\node[lbl, above=0.15cm of compile] {just-dna-compiler};</w:t>
      </w:r>
      <w:r>
        <w:rPr/>
        <w:t xml:space="preserve"> </w:t>
      </w:r>
      <w:r>
        <w:rPr/>
        <w:t>\node[lbl, above=0.15cm of catalog] {just-dna-registry};</w:t>
      </w:r>
      <w:r>
        <w:rPr/>
        <w:t xml:space="preserve"> </w:t>
      </w:r>
      <w:r>
        <w:rPr/>
        <w:t>\node[lbl, below=0.15cm of join] {Just-DNA-Lite};</w:t>
      </w:r>
    </w:p>
    <w:p>
      <w:r>
        <w:rPr/>
        <w:t>% Background regions</w:t>
      </w:r>
      <w:r>
        <w:rPr/>
        <w:t xml:space="preserve"> </w:t>
      </w:r>
      <w:r>
        <w:rPr/>
        <w:t>\begin{scope}[on background layer]</w:t>
      </w:r>
      <w:r>
        <w:rPr/>
        <w:t xml:space="preserve"> </w:t>
      </w:r>
      <w:r>
        <w:rPr/>
        <w:t>\node[fit=(sources)(draft)(curate)(enrich)(compile)(module)(catalog),</w:t>
      </w:r>
      <w:r>
        <w:rPr/>
        <w:t xml:space="preserve"> </w:t>
      </w:r>
      <w:r>
        <w:rPr/>
        <w:t>fill=black!3, rounded corners=4pt, inner sep=6pt] {};</w:t>
      </w:r>
      <w:r>
        <w:rPr/>
        <w:t xml:space="preserve"> </w:t>
      </w:r>
      <w:r>
        <w:rPr/>
        <w:t>\node[fit=(vcf)(norm)(join)(report),</w:t>
      </w:r>
      <w:r>
        <w:rPr/>
        <w:t xml:space="preserve"> </w:t>
      </w:r>
      <w:r>
        <w:rPr/>
        <w:t>fill=black!3, rounded corners=4pt, inner sep=6pt] {};</w:t>
      </w:r>
      <w:r>
        <w:rPr/>
        <w:t xml:space="preserve"> </w:t>
      </w:r>
      <w:r>
        <w:rPr/>
        <w:t>\end{scope}</w:t>
      </w:r>
    </w:p>
    <w:p>
      <w:r>
        <w:rPr/>
        <w:t>% Path titles</w:t>
      </w:r>
      <w:r>
        <w:rPr/>
        <w:t xml:space="preserve"> </w:t>
      </w:r>
      <w:r>
        <w:rPr/>
        <w:t>\node[lbl, left=0.1cm of sources, anchor=east] {\textbf{Knowledge}};</w:t>
      </w:r>
      <w:r>
        <w:rPr/>
        <w:t xml:space="preserve"> </w:t>
      </w:r>
      <w:r>
        <w:rPr/>
        <w:t>\node[lbl, left=0.1cm of vcf, anchor=east] {\textbf{Sample}};</w:t>
      </w:r>
      <w:r>
        <w:rPr/>
        <w:t xml:space="preserve"> </w:t>
      </w:r>
      <w:r>
        <w:rPr/>
        <w:t>\end{tikzpicture}</w:t>
      </w:r>
      <w:r>
        <w:rPr/>
        <w:t xml:space="preserve"> </w:t>
      </w:r>
      <w:r>
        <w:rPr/>
        <w:t>\caption{The two paths of the Just-DNA ecosystem.}</w:t>
      </w:r>
      <w:r>
        <w:rPr/>
        <w:t xml:space="preserve"> </w:t>
      </w:r>
      <w:r>
        <w:rPr/>
        <w:t>\label{fig:architecture}</w:t>
      </w:r>
      <w:r>
        <w:rPr/>
        <w:t xml:space="preserve"> </w:t>
      </w:r>
      <w:r>
        <w:rPr/>
        <w:t>\end{figure}</w:t>
      </w:r>
    </w:p>
    <w:p>
      <w:r>
        <w:rPr/>
        <w:t>On the sample path (Figure~\ref{fig:architecture}), Just-DNA-Lite converts VCF</w:t>
      </w:r>
      <w:r>
        <w:rPr/>
        <w:t xml:space="preserve"> </w:t>
      </w:r>
      <w:r>
        <w:rPr/>
        <w:t>input to Parquet and joins it with compiled modules in a streaming Polars join, producing</w:t>
      </w:r>
      <w:r>
        <w:rPr/>
        <w:t xml:space="preserve"> </w:t>
      </w:r>
      <w:r>
        <w:rPr/>
        <w:t>annotated reports and enriched data that the user can filter.</w:t>
      </w:r>
      <w:r>
        <w:rPr/>
        <w:t xml:space="preserve"> With the ten modules of the companion paper's benchmark, the median time to</w:t>
      </w:r>
      <w:r>
        <w:rPr/>
        <w:t xml:space="preserve"> </w:t>
      </w:r>
      <w:r>
        <w:rPr/>
        <w:t>annotate a whole-genome VCF ranged from 33 to 65~seconds across its four call</w:t>
      </w:r>
      <w:r>
        <w:rPr/>
        <w:t xml:space="preserve"> </w:t>
      </w:r>
      <w:r>
        <w:rPr/>
        <w:t>sets on one workstation.</w:t>
      </w:r>
      <w:r>
        <w:rPr/>
        <w:t xml:space="preserve"> The companion paper~\citep{companion2026justdnalite} describes the</w:t>
      </w:r>
      <w:r>
        <w:rPr/>
        <w:t xml:space="preserve"> </w:t>
      </w:r>
      <w:r>
        <w:rPr/>
        <w:t>sample path and polygenic risk score computation in detail.</w:t>
      </w:r>
    </w:p>
    <w:p>
      <w:r>
        <w:rPr/>
        <w:t>Within \texttt{just-module-creator} the language model works on the</w:t>
      </w:r>
      <w:r>
        <w:rPr/>
        <w:t xml:space="preserve"> </w:t>
      </w:r>
      <w:r>
        <w:rPr/>
        <w:t>knowledge path: it searches, reads and drafts.</w:t>
      </w:r>
      <w:r>
        <w:rPr/>
        <w:t xml:space="preserve"> VCF filtering, module joins and</w:t>
      </w:r>
      <w:r>
        <w:rPr/>
        <w:t xml:space="preserve"> </w:t>
      </w:r>
      <w:r>
        <w:rPr/>
        <w:t>polygenic scoring remain ordinary software steps with explicit inputs and</w:t>
      </w:r>
      <w:r>
        <w:rPr/>
        <w:t xml:space="preserve"> </w:t>
      </w:r>
      <w:r>
        <w:rPr/>
        <w:t>repeatable code.</w:t>
      </w:r>
      <w:r>
        <w:rPr/>
        <w:t xml:space="preserve"> One optional command crosses to the sample path: when the</w:t>
      </w:r>
      <w:r>
        <w:rPr/>
        <w:t xml:space="preserve"> </w:t>
      </w:r>
      <w:r>
        <w:rPr/>
        <w:t>author asks, \texttt{/module-install-local} has the assistant run a module on</w:t>
      </w:r>
      <w:r>
        <w:rPr/>
        <w:t xml:space="preserve"> </w:t>
      </w:r>
      <w:r>
        <w:rPr/>
        <w:t>genomes held by a local Just-DNA-Lite and read which variants each genome</w:t>
      </w:r>
      <w:r>
        <w:rPr/>
        <w:t xml:space="preserve"> </w:t>
      </w:r>
      <w:r>
        <w:rPr/>
        <w:t>carries.</w:t>
      </w:r>
      <w:r>
        <w:rPr/>
        <w:t xml:space="preserve"> The run goes through Just-DNA-Lite's own server, and the plugin's code</w:t>
      </w:r>
      <w:r>
        <w:rPr/>
        <w:t xml:space="preserve"> </w:t>
      </w:r>
      <w:r>
        <w:rPr/>
        <w:t>itself still opens no genome.</w:t>
      </w:r>
      <w:r>
        <w:rPr/>
        <w:t xml:space="preserve"> Those per-genome results then reach the assistant's model provider.</w:t>
      </w:r>
    </w:p>
    <w:p>
      <w:r>
        <w:rPr/>
        <w:t>Table~\ref{tab:packages} lists each component's responsibility and boundary.</w:t>
      </w:r>
    </w:p>
    <w:p>
      <w:r>
        <w:rPr/>
        <w:t>\begin{table}[ht]</w:t>
      </w:r>
      <w:r>
        <w:rPr/>
        <w:t xml:space="preserve"> </w:t>
      </w:r>
      <w:r>
        <w:rPr/>
        <w:t>\centering</w:t>
      </w:r>
      <w:r>
        <w:rPr/>
        <w:t xml:space="preserve"> </w:t>
      </w:r>
      <w:r>
        <w:rPr/>
        <w:t>\caption{Responsibilities across the Just-DNA ecosystem.}</w:t>
      </w:r>
      <w:r>
        <w:rPr/>
        <w:t xml:space="preserve"> </w:t>
      </w:r>
      <w:r>
        <w:rPr/>
        <w:t>\label{tab:packages}</w:t>
      </w:r>
      <w:r>
        <w:rPr/>
        <w:t xml:space="preserve"> </w:t>
      </w:r>
      <w:commentRangeStart w:id="7"/>
      <w:ins w:id="15" w:author="Figures and tables" w:date="2026-10-27T20:49:52Z">
        <w:r>
          <w:rPr/>
          <w:t>\small</w:t>
        </w:r>
      </w:ins>
      <w:commentRangeEnd w:id="7"/>
      <w:r>
        <w:rPr>
          <w:rStyle w:val="CommentReference"/>
        </w:rPr>
        <w:commentReference w:id="7"/>
      </w:r>
      <w:r>
        <w:rPr/>
        <w:t xml:space="preserve"> </w:t>
      </w:r>
      <w:r>
        <w:rPr/>
        <w:t>\begin{tabular}{@{}p{0.25\linewidth}p{0.36\linewidth}p{0.30\linewidth}@{}}</w:t>
      </w:r>
      <w:r>
        <w:rPr/>
        <w:t xml:space="preserve"> </w:t>
      </w:r>
      <w:r>
        <w:rPr/>
        <w:t>\toprule</w:t>
      </w:r>
      <w:r>
        <w:rPr/>
        <w:t xml:space="preserve"> </w:t>
      </w:r>
      <w:r>
        <w:rPr/>
        <w:t>Component &amp; Responsibility &amp; Does not \</w:t>
      </w:r>
      <w:r>
        <w:rPr/>
        <w:t xml:space="preserve"> </w:t>
      </w:r>
      <w:r>
        <w:rPr/>
        <w:t>\midrule</w:t>
      </w:r>
      <w:r>
        <w:rPr/>
        <w:t xml:space="preserve"> </w:t>
      </w:r>
      <w:r>
        <w:rPr/>
        <w:t>\texttt{just-module-creator} &amp; research and authoring workflow &amp; process a genome \</w:t>
      </w:r>
      <w:r>
        <w:rPr/>
        <w:t xml:space="preserve"> </w:t>
      </w:r>
      <w:r>
        <w:rPr/>
        <w:t>\texttt{just-dna-format} &amp; schema and identity rules &amp; access the network \</w:t>
      </w:r>
      <w:r>
        <w:rPr/>
        <w:t xml:space="preserve"> </w:t>
      </w:r>
      <w:r>
        <w:rPr/>
        <w:t>\texttt{just-dna-compiler} &amp; validate, compile, reverse, and sign &amp; access the network \</w:t>
      </w:r>
      <w:r>
        <w:rPr/>
        <w:t xml:space="preserve"> </w:t>
      </w:r>
      <w:r>
        <w:rPr/>
        <w:t>\texttt{just-dna-enricher} &amp; resolve, draft, and cross-check &amp; decide scientific meaning \</w:t>
      </w:r>
      <w:r>
        <w:rPr/>
        <w:t xml:space="preserve"> </w:t>
      </w:r>
      <w:r>
        <w:rPr/>
        <w:t>\texttt{just-dna-registry} &amp; publish, discover, and download modules &amp; author module rows \</w:t>
      </w:r>
      <w:r>
        <w:rPr/>
        <w:t xml:space="preserve"> </w:t>
      </w:r>
      <w:r>
        <w:rPr/>
        <w:t>Just-DNA-Lite &amp; filter VCFs, join annotations, and produce reports &amp; define module schema or compiler rules \</w:t>
      </w:r>
      <w:r>
        <w:rPr/>
        <w:t xml:space="preserve"> </w:t>
      </w:r>
      <w:r>
        <w:rPr/>
        <w:t>\bottomrule</w:t>
      </w:r>
      <w:r>
        <w:rPr/>
        <w:t xml:space="preserve"> </w:t>
      </w:r>
      <w:r>
        <w:rPr/>
        <w:t>\end{tabular}</w:t>
      </w:r>
      <w:r>
        <w:rPr/>
        <w:t xml:space="preserve"> </w:t>
      </w:r>
      <w:r>
        <w:rPr/>
        <w:t>\end{table}</w:t>
      </w:r>
    </w:p>
    <w:p>
      <w:r>
        <w:rPr/>
        <w:t>\subsection{Determinism, evidence, and responsibility}</w:t>
      </w:r>
    </w:p>
    <w:p>
      <w:r>
        <w:rPr/>
        <w:t>The compiler establishes structural validity and reproducibility: schema</w:t>
      </w:r>
      <w:r>
        <w:rPr/>
        <w:t xml:space="preserve"> </w:t>
      </w:r>
      <w:r>
        <w:rPr/>
        <w:t>conformance, coordinate resolution, and a deterministic content</w:t>
      </w:r>
      <w:r>
        <w:rPr/>
        <w:t xml:space="preserve"> </w:t>
      </w:r>
      <w:r>
        <w:rPr/>
        <w:t>signature~\citep{justdnaformat2026}.</w:t>
      </w:r>
      <w:r>
        <w:rPr/>
        <w:t xml:space="preserve"> It does not establish whether the authored</w:t>
      </w:r>
      <w:r>
        <w:rPr/>
        <w:t xml:space="preserve"> </w:t>
      </w:r>
      <w:r>
        <w:rPr/>
        <w:t>claims agree with the literature: a false association in valid syntax</w:t>
      </w:r>
      <w:r>
        <w:rPr/>
        <w:t xml:space="preserve"> </w:t>
      </w:r>
      <w:r>
        <w:rPr/>
        <w:t>compiles without error.</w:t>
      </w:r>
      <w:r>
        <w:rPr/>
        <w:t xml:space="preserve"> Three properties keep the evidence chain auditable.</w:t>
      </w:r>
    </w:p>
    <w:p>
      <w:r>
        <w:rPr/>
        <w:t>First, authored values and their checks are kept independent.</w:t>
      </w:r>
      <w:r>
        <w:rPr/>
        <w:t xml:space="preserve"> A value filled</w:t>
      </w:r>
      <w:r>
        <w:rPr/>
        <w:t xml:space="preserve"> </w:t>
      </w:r>
      <w:r>
        <w:rPr/>
        <w:t>from the source that will later check it makes the check compare that source</w:t>
      </w:r>
      <w:r>
        <w:rPr/>
        <w:t xml:space="preserve"> </w:t>
      </w:r>
      <w:r>
        <w:rPr/>
        <w:t>with itself: a quote taken from an article's title is found in that</w:t>
      </w:r>
      <w:r>
        <w:rPr/>
        <w:t xml:space="preserve"> </w:t>
      </w:r>
      <w:r>
        <w:rPr/>
        <w:t>article's own text.</w:t>
      </w:r>
      <w:r>
        <w:rPr/>
        <w:t xml:space="preserve"> The design test is: \emph{could this check have failed?} If not,</w:t>
      </w:r>
      <w:r>
        <w:rPr/>
        <w:t xml:space="preserve"> </w:t>
      </w:r>
      <w:r>
        <w:rPr/>
        <w:t>it measured nothing (Section~\ref{sec:checks}).</w:t>
      </w:r>
    </w:p>
    <w:p>
      <w:r>
        <w:rPr/>
        <w:t>Second, disagreements with reference archives are preserved rather than</w:t>
      </w:r>
      <w:r>
        <w:rPr/>
        <w:t xml:space="preserve"> </w:t>
      </w:r>
      <w:r>
        <w:rPr/>
        <w:t>silently resolved.</w:t>
      </w:r>
      <w:r>
        <w:rPr/>
        <w:t xml:space="preserve"> ClinVar may lag a retraction; when the authored value</w:t>
      </w:r>
      <w:r>
        <w:rPr/>
        <w:t xml:space="preserve"> </w:t>
      </w:r>
      <w:r>
        <w:rPr/>
        <w:t>should remain, \texttt{record_override} logs the difference and the reason.</w:t>
      </w:r>
    </w:p>
    <w:p>
      <w:r>
        <w:rPr/>
        <w:t>Third, a check has three answers: it passed, it failed, or it never</w:t>
      </w:r>
      <w:r>
        <w:rPr/>
        <w:t xml:space="preserve"> </w:t>
      </w:r>
      <w:r>
        <w:rPr/>
        <w:t>ran.</w:t>
      </w:r>
      <w:r>
        <w:rPr/>
        <w:t xml:space="preserve"> The third is recorded as a null, and a null is not a \emph{no}.</w:t>
      </w:r>
      <w:r>
        <w:rPr/>
        <w:t xml:space="preserve"> The</w:t>
      </w:r>
      <w:r>
        <w:rPr/>
        <w:t xml:space="preserve"> </w:t>
      </w:r>
      <w:r>
        <w:rPr/>
        <w:t>identifier check writes an attestation to \texttt{verification.json} so a</w:t>
      </w:r>
      <w:r>
        <w:rPr/>
        <w:t xml:space="preserve"> </w:t>
      </w:r>
      <w:r>
        <w:rPr/>
        <w:t xml:space="preserve">reviewer can tell </w:t>
      </w:r>
      <w:commentRangeStart w:id="8"/>
      <w:del w:id="16" w:author="Prose edit" w:date="2026-10-27T20:49:52Z">
        <w:r>
          <w:rPr/>
          <w:delText>an</w:delText>
        </w:r>
      </w:del>
      <w:ins w:id="17" w:author="Prose edit" w:date="2026-10-27T20:49:52Z">
        <w:r>
          <w:rPr/>
          <w:t>a</w:t>
        </w:r>
      </w:ins>
      <w:r>
        <w:rPr/>
        <w:t xml:space="preserve"> </w:t>
      </w:r>
      <w:del w:id="18" w:author="Prose edit" w:date="2026-10-27T20:49:52Z">
        <w:r>
          <w:rPr/>
          <w:delText>empty</w:delText>
        </w:r>
      </w:del>
      <w:ins w:id="19" w:author="Prose edit" w:date="2026-10-27T20:49:52Z">
        <w:r>
          <w:rPr/>
          <w:t>check</w:t>
        </w:r>
      </w:ins>
      <w:r>
        <w:rPr/>
        <w:t xml:space="preserve"> </w:t>
      </w:r>
      <w:del w:id="20" w:author="Prose edit" w:date="2026-10-27T20:49:52Z">
        <w:r>
          <w:rPr/>
          <w:delText>report</w:delText>
        </w:r>
      </w:del>
      <w:ins w:id="21" w:author="Prose edit" w:date="2026-10-27T20:49:52Z">
        <w:r>
          <w:rPr/>
          <w:t>that never ran</w:t>
        </w:r>
      </w:ins>
      <w:r>
        <w:rPr/>
        <w:t xml:space="preserve"> from one </w:t>
      </w:r>
      <w:del w:id="22" w:author="Prose edit" w:date="2026-10-27T20:49:52Z">
        <w:r>
          <w:rPr/>
          <w:delText>with</w:delText>
        </w:r>
      </w:del>
      <w:ins w:id="23" w:author="Prose edit" w:date="2026-10-27T20:49:52Z">
        <w:r>
          <w:rPr/>
          <w:t>that</w:t>
        </w:r>
      </w:ins>
      <w:r>
        <w:rPr/>
        <w:t xml:space="preserve"> </w:t>
      </w:r>
      <w:del w:id="24" w:author="Prose edit" w:date="2026-10-27T20:49:52Z">
        <w:r>
          <w:rPr/>
          <w:delText>no</w:delText>
        </w:r>
      </w:del>
      <w:ins w:id="25" w:author="Prose edit" w:date="2026-10-27T20:49:52Z">
        <w:r>
          <w:rPr/>
          <w:t>ran</w:t>
        </w:r>
      </w:ins>
      <w:r>
        <w:rPr/>
        <w:t xml:space="preserve"> </w:t>
      </w:r>
      <w:del w:id="26" w:author="Prose edit" w:date="2026-10-27T20:49:52Z">
        <w:r>
          <w:rPr/>
          <w:delText>findings</w:delText>
        </w:r>
      </w:del>
      <w:ins w:id="27" w:author="Prose edit" w:date="2026-10-27T20:49:52Z">
        <w:r>
          <w:rPr/>
          <w:t>and found nothing</w:t>
        </w:r>
      </w:ins>
      <w:commentRangeEnd w:id="8"/>
      <w:r>
        <w:rPr>
          <w:rStyle w:val="CommentReference"/>
        </w:rPr>
        <w:commentReference w:id="8"/>
      </w:r>
      <w:r>
        <w:rPr/>
        <w:t>.</w:t>
      </w:r>
    </w:p>
    <w:p>
      <w:r>
        <w:rPr/>
        <w:t>The assistant may locate a verbatim \texttt{provenance_quote} from retrieved</w:t>
      </w:r>
      <w:r>
        <w:rPr/>
        <w:t xml:space="preserve"> </w:t>
      </w:r>
      <w:r>
        <w:rPr/>
        <w:t>full text and follow citations into supplementary tables to find per-variant</w:t>
      </w:r>
      <w:r>
        <w:rPr/>
        <w:t xml:space="preserve"> </w:t>
      </w:r>
      <w:r>
        <w:rPr/>
        <w:t>statistics.</w:t>
      </w:r>
      <w:r>
        <w:rPr/>
        <w:t xml:space="preserve"> A \texttt{curator} field records who located each quote (a name</w:t>
      </w:r>
      <w:r>
        <w:rPr/>
        <w:t xml:space="preserve"> </w:t>
      </w:r>
      <w:r>
        <w:rPr/>
        <w:t>or model identifier) so a reviewer can direct scrutiny where it is most</w:t>
      </w:r>
      <w:r>
        <w:rPr/>
        <w:t xml:space="preserve"> </w:t>
      </w:r>
      <w:r>
        <w:rPr/>
        <w:t>needed.</w:t>
      </w:r>
      <w:r>
        <w:rPr/>
        <w:t xml:space="preserve"> Attribution does not transfer responsibility: the human author holds</w:t>
      </w:r>
      <w:r>
        <w:rPr/>
        <w:t xml:space="preserve"> </w:t>
      </w:r>
      <w:r>
        <w:rPr/>
        <w:t>accountability regardless.</w:t>
      </w:r>
    </w:p>
    <w:p>
      <w:r>
        <w:rPr/>
        <w:t>Curation follows drafting because a drafted row may still carry decisions the</w:t>
      </w:r>
      <w:r>
        <w:rPr/>
        <w:t xml:space="preserve"> </w:t>
      </w:r>
      <w:r>
        <w:rPr/>
        <w:t>source cannot make (genotype, weight interpretation, conclusion wording), and</w:t>
      </w:r>
      <w:r>
        <w:rPr/>
        <w:t xml:space="preserve"> </w:t>
      </w:r>
      <w:r>
        <w:rPr/>
        <w:t>these are surfaced for domain experts rather than resolved silently.</w:t>
      </w:r>
      <w:r>
        <w:rPr/>
        <w:t xml:space="preserve"> </w:t>
      </w:r>
      <w:commentRangeStart w:id="9"/>
      <w:commentRangeStart w:id="10"/>
      <w:ins w:id="28" w:author="Story" w:date="2026-10-27T20:49:52Z">
        <w:r>
          <w:rPr/>
          <w:t>A weight is the number an author gives a genotype as its contribution to</w:t>
        </w:r>
      </w:ins>
      <w:r>
        <w:rPr/>
        <w:t xml:space="preserve"> </w:t>
      </w:r>
      <w:ins w:id="29" w:author="Story" w:date="2026-10-27T20:49:52Z">
        <w:r>
          <w:rPr/>
          <w:t>the module's score: negative for a risk genotype, positive for a protective</w:t>
        </w:r>
      </w:ins>
      <w:r>
        <w:rPr/>
        <w:t xml:space="preserve"> </w:t>
      </w:r>
      <w:ins w:id="30" w:author="Story" w:date="2026-10-27T20:49:52Z">
        <w:r>
          <w:rPr/>
          <w:t>one and zero for a neutral one; the plugin's tools never fill it.</w:t>
        </w:r>
      </w:ins>
      <w:commentRangeEnd w:id="10"/>
      <w:r>
        <w:rPr>
          <w:rStyle w:val="CommentReference"/>
        </w:rPr>
        <w:commentReference w:id="10"/>
      </w:r>
      <w:commentRangeEnd w:id="9"/>
      <w:r>
        <w:rPr>
          <w:rStyle w:val="CommentReference"/>
        </w:rPr>
        <w:commentReference w:id="9"/>
      </w:r>
    </w:p>
    <w:p>
      <w:r>
        <w:rPr/>
        <w:t>\subsection{Local and shared module stores}</w:t>
      </w:r>
    </w:p>
    <w:p>
      <w:r>
        <w:rPr/>
        <w:t>A compiled module can reach a consumer through three routes</w:t>
      </w:r>
      <w:r>
        <w:rPr/>
        <w:t xml:space="preserve"> </w:t>
      </w:r>
      <w:r>
        <w:rPr/>
        <w:t>(Figure~\ref{fig:conversation-to-module}): local installation into a Just-DNA-Lite</w:t>
      </w:r>
      <w:r>
        <w:rPr/>
        <w:t xml:space="preserve"> </w:t>
      </w:r>
      <w:r>
        <w:rPr/>
        <w:t>checkout for testing with a VCF, publication to the test registry for a</w:t>
      </w:r>
      <w:r>
        <w:rPr/>
        <w:t xml:space="preserve"> </w:t>
      </w:r>
      <w:r>
        <w:rPr/>
        <w:t>deletable rehearsal, or publication to the immutable public catalog.</w:t>
      </w:r>
      <w:r>
        <w:rPr/>
        <w:t xml:space="preserve"> The registry runs its own enrichment and</w:t>
      </w:r>
      <w:r>
        <w:rPr/>
        <w:t xml:space="preserve"> </w:t>
      </w:r>
      <w:r>
        <w:rPr/>
        <w:t>strict compilation on publish, so the stored artifact is the one the server</w:t>
      </w:r>
      <w:r>
        <w:rPr/>
        <w:t xml:space="preserve"> </w:t>
      </w:r>
      <w:r>
        <w:rPr/>
        <w:t>produced, not a locally claimed digest.</w:t>
      </w:r>
      <w:r>
        <w:rPr/>
        <w:t xml:space="preserve"> Inclusion in either catalog</w:t>
      </w:r>
      <w:r>
        <w:rPr/>
        <w:t xml:space="preserve"> </w:t>
      </w:r>
      <w:r>
        <w:rPr/>
        <w:t>distributes a module; it is not scientific review, clinical validation, or</w:t>
      </w:r>
      <w:r>
        <w:rPr/>
        <w:t xml:space="preserve"> </w:t>
      </w:r>
      <w:r>
        <w:rPr/>
        <w:t>endorsement.</w:t>
      </w:r>
    </w:p>
    <w:p>
      <w:r>
        <w:rPr/>
        <w:t>\subsection{Evaluation dimensions}</w:t>
      </w:r>
    </w:p>
    <w:p>
      <w:r>
        <w:rPr/>
        <w:t>The plugin's scorer evaluates variant recall over</w:t>
      </w:r>
      <w:r>
        <w:rPr/>
        <w:t xml:space="preserve"> </w:t>
      </w:r>
      <w:r>
        <w:rPr/>
        <w:t>rsID--genotype pairs, citation recall (whether the run cites the papers the</w:t>
      </w:r>
      <w:r>
        <w:rPr/>
        <w:t xml:space="preserve"> </w:t>
      </w:r>
      <w:r>
        <w:rPr/>
        <w:t>reference cites), and</w:t>
      </w:r>
      <w:r>
        <w:rPr/>
        <w:t xml:space="preserve"> </w:t>
      </w:r>
      <w:r>
        <w:rPr/>
        <w:t>effect-direction agreement.</w:t>
      </w:r>
      <w:r>
        <w:rPr/>
        <w:t xml:space="preserve"> Checking that a PMID names the intended paper is</w:t>
      </w:r>
      <w:r>
        <w:rPr/>
        <w:t xml:space="preserve"> </w:t>
      </w:r>
      <w:r>
        <w:rPr/>
        <w:t>not yet implemented in the scorer.</w:t>
      </w:r>
      <w:r>
        <w:rPr/>
        <w:t xml:space="preserve"> The reference standard is a human adjudication: a bioinformatician merged two</w:t>
      </w:r>
      <w:r>
        <w:rPr/>
        <w:t xml:space="preserve"> </w:t>
      </w:r>
      <w:r>
        <w:rPr/>
        <w:t>earlier runs of the same prompt on the same paper and left the weights blank.</w:t>
      </w:r>
      <w:r>
        <w:rPr/>
        <w:t xml:space="preserve"> </w:t>
      </w:r>
      <w:r>
        <w:rPr/>
        <w:t>Scoring modules against a module the same system authored would measure</w:t>
      </w:r>
      <w:r>
        <w:rPr/>
        <w:t xml:space="preserve"> </w:t>
      </w:r>
      <w:r>
        <w:rPr/>
        <w:t>agreement with itself; the adjudication breaks that circle only in part,</w:t>
      </w:r>
      <w:r>
        <w:rPr/>
        <w:t xml:space="preserve"> </w:t>
      </w:r>
      <w:r>
        <w:rPr/>
        <w:t>because every reference row was first drafted by the system.</w:t>
      </w:r>
    </w:p>
    <w:p>
      <w:r>
        <w:rPr/>
        <w:t>Recall is reported at two</w:t>
      </w:r>
      <w:r>
        <w:rPr/>
        <w:t xml:space="preserve"> </w:t>
      </w:r>
      <w:r>
        <w:rPr/>
        <w:t>grains, because recovering the right variant with wrong genotypes and</w:t>
      </w:r>
      <w:r>
        <w:rPr/>
        <w:t xml:space="preserve"> </w:t>
      </w:r>
      <w:r>
        <w:rPr/>
        <w:t>recovering half the variants exactly are distinct failures that partial</w:t>
      </w:r>
      <w:r>
        <w:rPr/>
        <w:t xml:space="preserve"> </w:t>
      </w:r>
      <w:r>
        <w:rPr/>
        <w:t>credit averages away.</w:t>
      </w:r>
      <w:r>
        <w:rPr/>
        <w:t xml:space="preserve"> \emph{Decoy rate} replaces precision: a variant</w:t>
      </w:r>
      <w:r>
        <w:rPr/>
        <w:t xml:space="preserve"> </w:t>
      </w:r>
      <w:r>
        <w:rPr/>
        <w:t>absent from one curation may still be correct, whereas a decoy is one an</w:t>
      </w:r>
      <w:r>
        <w:rPr/>
        <w:t xml:space="preserve"> </w:t>
      </w:r>
      <w:r>
        <w:rPr/>
        <w:t>expert designated non-associated.</w:t>
      </w:r>
    </w:p>
    <w:p>
      <w:r>
        <w:rPr/>
        <w:t>\begin{table}[ht]</w:t>
      </w:r>
      <w:r>
        <w:rPr/>
        <w:t xml:space="preserve"> </w:t>
      </w:r>
      <w:r>
        <w:rPr/>
        <w:t>\centering</w:t>
      </w:r>
      <w:r>
        <w:rPr/>
        <w:t xml:space="preserve"> </w:t>
      </w:r>
      <w:r>
        <w:rPr/>
        <w:t>\small</w:t>
      </w:r>
      <w:r>
        <w:rPr/>
        <w:t xml:space="preserve"> </w:t>
      </w:r>
      <w:r>
        <w:rPr/>
        <w:t>\caption{Three runs of one prompt scored against an expert-adjudicated</w:t>
      </w:r>
      <w:r>
        <w:rPr/>
        <w:t xml:space="preserve"> </w:t>
      </w:r>
      <w:r>
        <w:rPr/>
        <w:t>reference module (a merge of two earlier runs), plugin version fixed.}</w:t>
      </w:r>
      <w:r>
        <w:rPr/>
        <w:t xml:space="preserve"> </w:t>
      </w:r>
      <w:r>
        <w:rPr/>
        <w:t>\label{tab:scores}</w:t>
      </w:r>
      <w:r>
        <w:rPr/>
        <w:t xml:space="preserve"> </w:t>
      </w:r>
      <w:r>
        <w:rPr/>
        <w:t>\begin{tabular}{@{}lrrrrr@{}}</w:t>
      </w:r>
      <w:r>
        <w:rPr/>
        <w:t xml:space="preserve"> </w:t>
      </w:r>
      <w:r>
        <w:rPr/>
        <w:t>\toprule</w:t>
      </w:r>
      <w:r>
        <w:rPr/>
        <w:t xml:space="preserve"> </w:t>
      </w:r>
      <w:r>
        <w:rPr/>
        <w:t>Run &amp; rsID recall &amp; Pair recall &amp; Decoy rate &amp; Citation recall &amp; Direction \</w:t>
      </w:r>
      <w:r>
        <w:rPr/>
        <w:t xml:space="preserve"> </w:t>
      </w:r>
      <w:r>
        <w:rPr/>
        <w:t>\midrule</w:t>
      </w:r>
      <w:r>
        <w:rPr/>
        <w:t xml:space="preserve"> </w:t>
      </w:r>
      <w:r>
        <w:rPr/>
        <w:t>1 &amp; 1.00 &amp; 0.67 &amp; 0.00 &amp; 1.00 &amp; 1.00 \</w:t>
      </w:r>
      <w:r>
        <w:rPr/>
        <w:t xml:space="preserve"> </w:t>
      </w:r>
      <w:r>
        <w:rPr/>
        <w:t>2 &amp; 1.00 &amp; 1.00 &amp; 0.00 &amp; 1.00 &amp; 1.00 \</w:t>
      </w:r>
      <w:r>
        <w:rPr/>
        <w:t xml:space="preserve"> </w:t>
      </w:r>
      <w:r>
        <w:rPr/>
        <w:t>3 &amp; 1.00 &amp; 1.00 &amp; 0.00 &amp; 1.00 &amp; 1.00 \</w:t>
      </w:r>
      <w:r>
        <w:rPr/>
        <w:t xml:space="preserve"> </w:t>
      </w:r>
      <w:r>
        <w:rPr/>
        <w:t>\bottomrule</w:t>
      </w:r>
      <w:r>
        <w:rPr/>
        <w:t xml:space="preserve"> </w:t>
      </w:r>
      <w:r>
        <w:rPr/>
        <w:t>\end{tabular}</w:t>
      </w:r>
      <w:r>
        <w:rPr/>
        <w:t xml:space="preserve"> </w:t>
      </w:r>
      <w:r>
        <w:rPr/>
        <w:t>\end{table}</w:t>
      </w:r>
    </w:p>
    <w:p>
      <w:commentRangeStart w:id="27"/>
      <w:r>
        <w:rPr/>
        <w:t>Table~\ref{tab:scores} reports three runs of one prompt on one paper</w:t>
      </w:r>
      <w:commentRangeStart w:id="11"/>
      <w:commentRangeStart w:id="12"/>
      <w:del w:id="31" w:author="Story" w:date="2026-10-27T20:49:52Z">
        <w:r>
          <w:rPr/>
          <w:delText>.</w:delText>
        </w:r>
      </w:del>
      <w:commentRangeEnd w:id="27"/>
      <w:r>
        <w:rPr>
          <w:rStyle w:val="CommentReference"/>
        </w:rPr>
        <w:commentReference w:id="27"/>
      </w:r>
      <w:ins w:id="32" w:author="Story" w:date="2026-10-27T20:49:52Z">
        <w:r>
          <w:rPr/>
          <w:t>:</w:t>
        </w:r>
      </w:ins>
      <w:r>
        <w:rPr/>
        <w:t xml:space="preserve"> </w:t>
      </w:r>
      <w:del w:id="33" w:author="Story" w:date="2026-10-27T20:49:52Z">
        <w:r>
          <w:rPr/>
          <w:delText>All</w:delText>
        </w:r>
      </w:del>
      <w:ins w:id="34" w:author="Story" w:date="2026-10-27T20:49:52Z">
        <w:r>
          <w:rPr/>
          <w:t>all</w:t>
        </w:r>
      </w:ins>
      <w:commentRangeEnd w:id="12"/>
      <w:r>
        <w:rPr>
          <w:rStyle w:val="CommentReference"/>
        </w:rPr>
        <w:commentReference w:id="12"/>
      </w:r>
      <w:commentRangeEnd w:id="11"/>
      <w:r>
        <w:rPr>
          <w:rStyle w:val="CommentReference"/>
        </w:rPr>
        <w:commentReference w:id="11"/>
      </w:r>
      <w:r>
        <w:rPr/>
        <w:t xml:space="preserve"> </w:t>
      </w:r>
      <w:r>
        <w:rPr/>
        <w:t>three recovered the variant the paper supports, cited both it and the</w:t>
      </w:r>
      <w:r>
        <w:rPr/>
        <w:t xml:space="preserve"> </w:t>
      </w:r>
      <w:r>
        <w:rPr/>
        <w:t>earlier study it replicates, agreed on effect direction, and introduced no</w:t>
      </w:r>
      <w:r>
        <w:rPr/>
        <w:t xml:space="preserve"> </w:t>
      </w:r>
      <w:r>
        <w:rPr/>
        <w:t>decoy.</w:t>
      </w:r>
      <w:r>
        <w:rPr/>
        <w:t xml:space="preserve"> Two matched the reference on every genotype row, including a</w:t>
      </w:r>
      <w:r>
        <w:rPr/>
        <w:t xml:space="preserve"> </w:t>
      </w:r>
      <w:r>
        <w:rPr/>
        <w:t>homozygous row that asserts nothing because neither cohort observed a</w:t>
      </w:r>
      <w:r>
        <w:rPr/>
        <w:t xml:space="preserve"> </w:t>
      </w:r>
      <w:r>
        <w:rPr/>
        <w:t>carrier.</w:t>
      </w:r>
      <w:r>
        <w:rPr/>
        <w:t xml:space="preserve"> All three declined to propagate the seed paper's description of</w:t>
      </w:r>
      <w:r>
        <w:rPr/>
        <w:t xml:space="preserve"> </w:t>
      </w:r>
      <w:r>
        <w:rPr/>
        <w:t>the variant as stop-gained, which the study it cites classifies as intronic</w:t>
      </w:r>
      <w:r>
        <w:rPr/>
        <w:t xml:space="preserve"> </w:t>
      </w:r>
      <w:r>
        <w:rPr/>
        <w:t>at the same coordinate.</w:t>
      </w:r>
      <w:r>
        <w:rPr/>
        <w:t xml:space="preserve"> </w:t>
      </w:r>
      <w:commentRangeStart w:id="13"/>
      <w:commentRangeStart w:id="14"/>
      <w:ins w:id="35" w:author="Reporting check" w:date="2026-10-27T20:49:52Z">
        <w:r>
          <w:rPr/>
          <w:t>The transcripts of runs 2 and 3, rather than the runs' own accounts, were</w:t>
        </w:r>
      </w:ins>
      <w:r>
        <w:rPr/>
        <w:t xml:space="preserve"> </w:t>
      </w:r>
      <w:ins w:id="36" w:author="Reporting check" w:date="2026-10-27T20:49:52Z">
        <w:r>
          <w:rPr/>
          <w:t>checked for reads of the reference, of the other runs and of any published</w:t>
        </w:r>
      </w:ins>
      <w:r>
        <w:rPr/>
        <w:t xml:space="preserve"> </w:t>
      </w:r>
      <w:ins w:id="37" w:author="Reporting check" w:date="2026-10-27T20:49:52Z">
        <w:r>
          <w:rPr/>
          <w:t>module; none occurred, and one run listed the names of five working</w:t>
        </w:r>
      </w:ins>
      <w:r>
        <w:rPr/>
        <w:t xml:space="preserve"> </w:t>
      </w:r>
      <w:ins w:id="38" w:author="Reporting check" w:date="2026-10-27T20:49:52Z">
        <w:r>
          <w:rPr/>
          <w:t>directories without opening them.</w:t>
        </w:r>
      </w:ins>
      <w:commentRangeEnd w:id="14"/>
      <w:r>
        <w:rPr>
          <w:rStyle w:val="CommentReference"/>
        </w:rPr>
        <w:commentReference w:id="14"/>
      </w:r>
      <w:commentRangeEnd w:id="13"/>
      <w:r>
        <w:rPr>
          <w:rStyle w:val="CommentReference"/>
        </w:rPr>
        <w:commentReference w:id="13"/>
      </w:r>
    </w:p>
    <w:p>
      <w:r>
        <w:rPr/>
        <w:t>The one divergence is a significance verdict at $p \approx 0.07$, read as</w:t>
      </w:r>
      <w:r>
        <w:rPr/>
        <w:t xml:space="preserve"> </w:t>
      </w:r>
      <w:r>
        <w:rPr/>
        <w:t>\emph{suggestive} by two runs and \emph{not significant} by the third, which</w:t>
      </w:r>
      <w:r>
        <w:rPr/>
        <w:t xml:space="preserve"> </w:t>
      </w:r>
      <w:r>
        <w:rPr/>
        <w:t>an aggregate score would have hidden.</w:t>
      </w:r>
      <w:r>
        <w:rPr/>
        <w:t xml:space="preserve"> Agreement also measures the guidance and not only the runs: the</w:t>
      </w:r>
      <w:r>
        <w:rPr/>
        <w:t xml:space="preserve"> </w:t>
      </w:r>
      <w:r>
        <w:rPr/>
        <w:t>validator names the missing genotype and a written rule states that a zero</w:t>
      </w:r>
      <w:r>
        <w:rPr/>
        <w:t xml:space="preserve"> </w:t>
      </w:r>
      <w:r>
        <w:rPr/>
        <w:t>weight is a claim where a blank is not, so convergence shows the workflow</w:t>
      </w:r>
      <w:r>
        <w:rPr/>
        <w:t xml:space="preserve"> </w:t>
      </w:r>
      <w:r>
        <w:rPr/>
        <w:t>is prescriptive, not that its output is confirmed.</w:t>
      </w:r>
    </w:p>
    <w:p>
      <w:r>
        <w:rPr/>
        <w:t>A module can also be read without a reference curation, by checking what its</w:t>
      </w:r>
      <w:r>
        <w:rPr/>
        <w:t xml:space="preserve"> </w:t>
      </w:r>
      <w:r>
        <w:rPr/>
        <w:t>cells claim against what they withhold.</w:t>
      </w:r>
      <w:r>
        <w:rPr/>
        <w:t xml:space="preserve"> </w:t>
      </w:r>
      <w:commentRangeStart w:id="15"/>
      <w:commentRangeStart w:id="16"/>
      <w:del w:id="39" w:author="Story" w:date="2026-10-27T20:49:52Z">
        <w:r>
          <w:rPr/>
          <w:delText>That reading</w:delText>
        </w:r>
      </w:del>
      <w:r>
        <w:rPr/>
        <w:t xml:space="preserve"> </w:t>
      </w:r>
      <w:del w:id="40" w:author="Story" w:date="2026-10-27T20:49:52Z">
        <w:r>
          <w:rPr/>
          <w:delText>corrected a prediction of ours: we expected</w:delText>
        </w:r>
      </w:del>
      <w:ins w:id="41" w:author="Story" w:date="2026-10-27T20:49:52Z">
        <w:r>
          <w:rPr/>
          <w:t>On</w:t>
        </w:r>
      </w:ins>
      <w:r>
        <w:rPr/>
        <w:t xml:space="preserve"> a paper </w:t>
      </w:r>
      <w:del w:id="42" w:author="Story" w:date="2026-10-27T20:49:52Z">
        <w:r>
          <w:rPr/>
          <w:delText>reporting</w:delText>
        </w:r>
      </w:del>
      <w:ins w:id="43" w:author="Story" w:date="2026-10-27T20:49:52Z">
        <w:r>
          <w:rPr/>
          <w:t>that</w:t>
        </w:r>
      </w:ins>
      <w:r>
        <w:rPr/>
        <w:t xml:space="preserve"> </w:t>
      </w:r>
      <w:ins w:id="44" w:author="Story" w:date="2026-10-27T20:49:52Z">
        <w:r>
          <w:rPr/>
          <w:t>reported</w:t>
        </w:r>
      </w:ins>
      <w:r>
        <w:rPr/>
        <w:t xml:space="preserve"> no association</w:t>
      </w:r>
      <w:r>
        <w:rPr/>
        <w:t xml:space="preserve"> </w:t>
      </w:r>
      <w:r>
        <w:rPr/>
        <w:t>test</w:t>
      </w:r>
      <w:del w:id="45" w:author="Story" w:date="2026-10-27T20:49:52Z">
        <w:r>
          <w:rPr/>
          <w:delText xml:space="preserve"> to produce no variant rows</w:delText>
        </w:r>
      </w:del>
      <w:r>
        <w:rPr/>
        <w:t>,</w:t>
      </w:r>
      <w:del w:id="46" w:author="Story" w:date="2026-10-27T20:49:52Z">
        <w:r>
          <w:rPr/>
          <w:delText xml:space="preserve"> yet</w:delText>
        </w:r>
      </w:del>
      <w:r>
        <w:rPr/>
        <w:t xml:space="preserve"> one run produced sixty</w:t>
      </w:r>
      <w:ins w:id="47" w:author="Story" w:date="2026-10-27T20:49:52Z">
        <w:r>
          <w:rPr/>
          <w:t xml:space="preserve"> variant rows, where we</w:t>
        </w:r>
      </w:ins>
      <w:r>
        <w:rPr/>
        <w:t xml:space="preserve"> </w:t>
      </w:r>
      <w:ins w:id="48" w:author="Story" w:date="2026-10-27T20:49:52Z">
        <w:r>
          <w:rPr/>
          <w:t>had expected none</w:t>
        </w:r>
      </w:ins>
      <w:commentRangeEnd w:id="16"/>
      <w:r>
        <w:rPr>
          <w:rStyle w:val="CommentReference"/>
        </w:rPr>
        <w:commentReference w:id="16"/>
      </w:r>
      <w:commentRangeEnd w:id="15"/>
      <w:r>
        <w:rPr>
          <w:rStyle w:val="CommentReference"/>
        </w:rPr>
        <w:commentReference w:id="15"/>
      </w:r>
      <w:r>
        <w:rPr/>
        <w:t>.</w:t>
      </w:r>
      <w:r>
        <w:rPr/>
        <w:t xml:space="preserve"> Each recorded</w:t>
      </w:r>
      <w:r>
        <w:rPr/>
        <w:t xml:space="preserve"> </w:t>
      </w:r>
      <w:r>
        <w:rPr/>
        <w:t>the observed allele but withheld effect direction and statistical</w:t>
      </w:r>
      <w:r>
        <w:rPr/>
        <w:t xml:space="preserve"> </w:t>
      </w:r>
      <w:r>
        <w:rPr/>
        <w:t>significance.</w:t>
      </w:r>
      <w:r>
        <w:rPr/>
        <w:t xml:space="preserve"> The blanks are honest: with no association test, there was</w:t>
      </w:r>
      <w:r>
        <w:rPr/>
        <w:t xml:space="preserve"> </w:t>
      </w:r>
      <w:r>
        <w:rPr/>
        <w:t>nothing to report.</w:t>
      </w:r>
      <w:r>
        <w:rPr/>
        <w:t xml:space="preserve"> Row count is therefore not part of the score; whether the</w:t>
      </w:r>
      <w:r>
        <w:rPr/>
        <w:t xml:space="preserve"> </w:t>
      </w:r>
      <w:r>
        <w:rPr/>
        <w:t>filled cells claim more than the source supports is.</w:t>
      </w:r>
    </w:p>
    <w:p>
      <w:r>
        <w:rPr/>
        <w:t>% ================================================================</w:t>
      </w:r>
      <w:r>
        <w:rPr/>
        <w:t xml:space="preserve"> </w:t>
      </w:r>
      <w:r>
        <w:rPr/>
        <w:t>\section{Results}</w:t>
      </w:r>
      <w:r>
        <w:rPr/>
        <w:t xml:space="preserve"> </w:t>
      </w:r>
      <w:r>
        <w:rPr/>
        <w:t>% ================================================================</w:t>
      </w:r>
    </w:p>
    <w:p>
      <w:r>
        <w:rPr/>
        <w:t>\label{sec:checks}</w:t>
      </w:r>
    </w:p>
    <w:p>
      <w:commentRangeStart w:id="17"/>
      <w:commentRangeStart w:id="18"/>
      <w:ins w:id="49" w:author="Workflow" w:date="2026-10-27T20:49:52Z">
        <w:r>
          <w:rPr/>
          <w:t>With the plugin active, the assistant calls typed tools</w:t>
        </w:r>
      </w:ins>
      <w:r>
        <w:rPr/>
        <w:t xml:space="preserve"> </w:t>
      </w:r>
      <w:ins w:id="50" w:author="Workflow" w:date="2026-10-27T20:49:52Z">
        <w:r>
          <w:rPr/>
          <w:t>(Appendix~\ref{app:tools}) instead of generating code: enrichment adds</w:t>
        </w:r>
      </w:ins>
      <w:r>
        <w:rPr/>
        <w:t xml:space="preserve"> </w:t>
      </w:r>
      <w:ins w:id="51" w:author="Workflow" w:date="2026-10-27T20:49:52Z">
        <w:r>
          <w:rPr/>
          <w:t>coordinates and derived sidecars, compilation validates against the live</w:t>
        </w:r>
      </w:ins>
      <w:r>
        <w:rPr/>
        <w:t xml:space="preserve"> </w:t>
      </w:r>
      <w:ins w:id="52" w:author="Workflow" w:date="2026-10-27T20:49:52Z">
        <w:r>
          <w:rPr/>
          <w:t>schema, and the compiled artifact can be published to the registry and</w:t>
        </w:r>
      </w:ins>
      <w:r>
        <w:rPr/>
        <w:t xml:space="preserve"> </w:t>
      </w:r>
      <w:ins w:id="53" w:author="Workflow" w:date="2026-10-27T20:49:52Z">
        <w:r>
          <w:rPr/>
          <w:t>immediately applied to a genome.</w:t>
        </w:r>
      </w:ins>
      <w:ins w:id="54" w:author="Workflow" w:date="2026-10-27T20:49:52Z">
        <w:r>
          <w:rPr/>
          <w:t xml:space="preserve"> The checks described in</w:t>
        </w:r>
      </w:ins>
      <w:r>
        <w:rPr/>
        <w:t xml:space="preserve"> </w:t>
      </w:r>
      <w:ins w:id="55" w:author="Workflow" w:date="2026-10-27T20:49:52Z">
        <w:r>
          <w:rPr/>
          <w:t>Section~3.3 are meant to catch citation misattributions, identifier drift, and</w:t>
        </w:r>
      </w:ins>
      <w:r>
        <w:rPr/>
        <w:t xml:space="preserve"> </w:t>
      </w:r>
      <w:ins w:id="56" w:author="Workflow" w:date="2026-10-27T20:49:52Z">
        <w:r>
          <w:rPr/>
          <w:t>schema violations, but an audit exposed a blind spot.</w:t>
        </w:r>
      </w:ins>
      <w:ins w:id="57" w:author="Workflow" w:date="2026-10-27T20:49:52Z">
        <w:r>
          <w:rPr/>
          <w:t xml:space="preserve"> The audit read working copies of four</w:t>
        </w:r>
      </w:ins>
      <w:r>
        <w:rPr/>
        <w:t xml:space="preserve"> </w:t>
      </w:r>
      <w:ins w:id="58" w:author="Workflow" w:date="2026-10-27T20:49:52Z">
        <w:r>
          <w:rPr/>
          <w:t>catalog modules, authored under an earlier version of the workflow and not the</w:t>
        </w:r>
      </w:ins>
      <w:r>
        <w:rPr/>
        <w:t xml:space="preserve"> </w:t>
      </w:r>
      <w:ins w:id="59" w:author="Workflow" w:date="2026-10-27T20:49:52Z">
        <w:r>
          <w:rPr/>
          <w:t>versions published in Table~\ref{tab:catalog}.</w:t>
        </w:r>
      </w:ins>
      <w:ins w:id="60" w:author="Workflow" w:date="2026-10-27T20:49:52Z">
        <w:r>
          <w:rPr/>
          <w:t xml:space="preserve"> In them, all 3,668</w:t>
        </w:r>
      </w:ins>
      <w:r>
        <w:rPr/>
        <w:t xml:space="preserve"> </w:t>
      </w:r>
      <w:ins w:id="61" w:author="Workflow" w:date="2026-10-27T20:49:52Z">
        <w:r>
          <w:rPr/>
          <w:t>\texttt{studies.csv} rows carried the article's title as their</w:t>
        </w:r>
      </w:ins>
      <w:r>
        <w:rPr/>
        <w:t xml:space="preserve"> </w:t>
      </w:r>
      <w:ins w:id="62" w:author="Workflow" w:date="2026-10-27T20:49:52Z">
        <w:r>
          <w:rPr/>
          <w:t>\texttt{provenance_quote}, a passage that always matches its own full text and</w:t>
        </w:r>
      </w:ins>
      <w:r>
        <w:rPr/>
        <w:t xml:space="preserve"> </w:t>
      </w:r>
      <w:ins w:id="63" w:author="Workflow" w:date="2026-10-27T20:49:52Z">
        <w:r>
          <w:rPr/>
          <w:t>evidences nothing.</w:t>
        </w:r>
      </w:ins>
      <w:ins w:id="64" w:author="Workflow" w:date="2026-10-27T20:49:52Z">
        <w:r>
          <w:rPr/>
          <w:t xml:space="preserve"> The quote check had never run on them.</w:t>
        </w:r>
      </w:ins>
    </w:p>
    <w:p>
      <w:r>
        <w:rPr/>
        <w:t xml:space="preserve">The plugin can be installed </w:t>
      </w:r>
      <w:del w:id="65" w:author="Workflow" w:date="2026-10-27T20:49:52Z">
        <w:r>
          <w:rPr/>
          <w:delText>from</w:delText>
        </w:r>
      </w:del>
      <w:ins w:id="66" w:author="Workflow" w:date="2026-10-27T20:49:52Z">
        <w:r>
          <w:rPr/>
          <w:t>in two commands, one adding</w:t>
        </w:r>
      </w:ins>
      <w:r>
        <w:rPr/>
        <w:t xml:space="preserve"> its </w:t>
      </w:r>
      <w:del w:id="67" w:author="Workflow" w:date="2026-10-27T20:49:52Z">
        <w:r>
          <w:rPr/>
          <w:delText>GitHub</w:delText>
        </w:r>
      </w:del>
      <w:ins w:id="68" w:author="Workflow" w:date="2026-10-27T20:49:52Z">
        <w:r>
          <w:rPr/>
          <w:t>marketplace</w:t>
        </w:r>
      </w:ins>
      <w:r>
        <w:rPr/>
        <w:t xml:space="preserve"> </w:t>
      </w:r>
      <w:del w:id="69" w:author="Workflow" w:date="2026-10-27T20:49:52Z">
        <w:r>
          <w:rPr/>
          <w:delText>repository</w:delText>
        </w:r>
      </w:del>
      <w:ins w:id="70" w:author="Workflow" w:date="2026-10-27T20:49:52Z">
        <w:r>
          <w:rPr/>
          <w:t>and</w:t>
        </w:r>
      </w:ins>
      <w:r>
        <w:rPr/>
        <w:t xml:space="preserve"> </w:t>
      </w:r>
      <w:del w:id="71" w:author="Workflow" w:date="2026-10-27T20:49:52Z">
        <w:r>
          <w:rPr/>
          <w:delText>in</w:delText>
        </w:r>
      </w:del>
      <w:ins w:id="72" w:author="Workflow" w:date="2026-10-27T20:49:52Z">
        <w:r>
          <w:rPr/>
          <w:t>one</w:t>
        </w:r>
      </w:ins>
      <w:r>
        <w:rPr/>
        <w:t xml:space="preserve"> </w:t>
      </w:r>
      <w:ins w:id="73" w:author="Workflow" w:date="2026-10-27T20:49:52Z">
        <w:r>
          <w:rPr/>
          <w:t>installing</w:t>
        </w:r>
      </w:ins>
      <w:r>
        <w:rPr/>
        <w:t xml:space="preserve"> </w:t>
      </w:r>
      <w:del w:id="74" w:author="Workflow" w:date="2026-10-27T20:49:52Z">
        <w:r>
          <w:rPr/>
          <w:delText>a</w:delText>
        </w:r>
      </w:del>
      <w:ins w:id="75" w:author="Workflow" w:date="2026-10-27T20:49:52Z">
        <w:r>
          <w:rPr/>
          <w:t>it</w:t>
        </w:r>
      </w:ins>
      <w:r>
        <w:rPr/>
        <w:t xml:space="preserve"> </w:t>
      </w:r>
      <w:del w:id="76" w:author="Workflow" w:date="2026-10-27T20:49:52Z">
        <w:r>
          <w:rPr/>
          <w:delText>single command</w:delText>
        </w:r>
      </w:del>
      <w:r>
        <w:rPr/>
        <w:t xml:space="preserve"> </w:t>
      </w:r>
      <w:r>
        <w:rPr/>
        <w:t>(\texttt{/</w:t>
      </w:r>
      <w:ins w:id="77" w:author="Workflow" w:date="2026-10-27T20:49:52Z">
        <w:r>
          <w:rPr/>
          <w:t xml:space="preserve">plugin marketplace add} and \texttt{/plugin </w:t>
        </w:r>
      </w:ins>
      <w:r>
        <w:rPr/>
        <w:t>install</w:t>
      </w:r>
      <w:del w:id="78" w:author="Workflow" w:date="2026-10-27T20:49:52Z">
        <w:r>
          <w:rPr/>
          <w:delText>-plugin</w:delText>
        </w:r>
      </w:del>
      <w:r>
        <w:rPr/>
        <w:t>} in</w:t>
      </w:r>
      <w:r>
        <w:rPr/>
        <w:t xml:space="preserve"> </w:t>
      </w:r>
      <w:r>
        <w:rPr/>
        <w:t xml:space="preserve">Claude Code, </w:t>
      </w:r>
      <w:del w:id="79" w:author="Workflow" w:date="2026-10-27T20:49:52Z">
        <w:r>
          <w:rPr/>
          <w:delText>or</w:delText>
        </w:r>
      </w:del>
      <w:ins w:id="80" w:author="Workflow" w:date="2026-10-27T20:49:52Z">
        <w:r>
          <w:rPr/>
          <w:t>and</w:t>
        </w:r>
      </w:ins>
      <w:r>
        <w:rPr/>
        <w:t xml:space="preserve"> </w:t>
      </w:r>
      <w:del w:id="81" w:author="Workflow" w:date="2026-10-27T20:49:52Z">
        <w:r>
          <w:rPr/>
          <w:delText>a</w:delText>
        </w:r>
      </w:del>
      <w:ins w:id="82" w:author="Workflow" w:date="2026-10-27T20:49:52Z">
        <w:r>
          <w:rPr/>
          <w:t>the</w:t>
        </w:r>
      </w:ins>
      <w:r>
        <w:rPr/>
        <w:t xml:space="preserve"> </w:t>
      </w:r>
      <w:del w:id="83" w:author="Workflow" w:date="2026-10-27T20:49:52Z">
        <w:r>
          <w:rPr/>
          <w:delText>repository</w:delText>
        </w:r>
      </w:del>
      <w:ins w:id="84" w:author="Workflow" w:date="2026-10-27T20:49:52Z">
        <w:r>
          <w:rPr/>
          <w:t>matching</w:t>
        </w:r>
      </w:ins>
      <w:r>
        <w:rPr/>
        <w:t xml:space="preserve"> </w:t>
      </w:r>
      <w:del w:id="85" w:author="Workflow" w:date="2026-10-27T20:49:52Z">
        <w:r>
          <w:rPr/>
          <w:delText>URL</w:delText>
        </w:r>
      </w:del>
      <w:ins w:id="86" w:author="Workflow" w:date="2026-10-27T20:49:52Z">
        <w:r>
          <w:rPr/>
          <w:t>\texttt{codex plugin} commands</w:t>
        </w:r>
      </w:ins>
      <w:r>
        <w:rPr/>
        <w:t xml:space="preserve"> in </w:t>
      </w:r>
      <w:del w:id="87" w:author="Workflow" w:date="2026-10-27T20:49:52Z">
        <w:r>
          <w:rPr/>
          <w:delText>the</w:delText>
        </w:r>
      </w:del>
      <w:ins w:id="88" w:author="Workflow" w:date="2026-10-27T20:49:52Z">
        <w:r>
          <w:rPr/>
          <w:t>Codex).</w:t>
        </w:r>
      </w:ins>
      <w:r>
        <w:rPr/>
        <w:t xml:space="preserve"> </w:t>
      </w:r>
      <w:del w:id="89" w:author="Workflow" w:date="2026-10-27T20:49:52Z">
        <w:r>
          <w:rPr/>
          <w:delText>Codex</w:delText>
        </w:r>
      </w:del>
      <w:ins w:id="90" w:author="Workflow" w:date="2026-10-27T20:49:52Z">
        <w:r>
          <w:rPr/>
          <w:t>It</w:t>
        </w:r>
      </w:ins>
      <w:r>
        <w:rPr/>
        <w:t xml:space="preserve"> </w:t>
      </w:r>
      <w:commentRangeStart w:id="38"/>
      <w:del w:id="91" w:author="Workflow" w:date="2026-10-27T20:49:52Z">
        <w:r>
          <w:rPr/>
          <w:delText>plugin</w:delText>
        </w:r>
      </w:del>
      <w:ins w:id="92" w:author="Workflow" w:date="2026-10-27T20:49:52Z">
        <w:r>
          <w:rPr/>
          <w:t>needs</w:t>
        </w:r>
      </w:ins>
      <w:r>
        <w:rPr/>
        <w:t xml:space="preserve"> </w:t>
      </w:r>
      <w:del w:id="93" w:author="Workflow" w:date="2026-10-27T20:49:52Z">
        <w:r>
          <w:rPr/>
          <w:delText>marketplace)</w:delText>
        </w:r>
      </w:del>
      <w:ins w:id="94" w:author="Workflow" w:date="2026-10-27T20:49:52Z">
        <w:r>
          <w:rPr/>
          <w:t>uv and Python 3.13 or newer</w:t>
        </w:r>
      </w:ins>
      <w:r>
        <w:rPr/>
        <w:t>.</w:t>
      </w:r>
      <w:r>
        <w:rPr/>
        <w:t xml:space="preserve"> Once installed, </w:t>
      </w:r>
      <w:ins w:id="95" w:author="Workflow" w:date="2026-10-27T20:49:52Z">
        <w:r>
          <w:rPr/>
          <w:t>version 0.27.0 of the plugin, the version this paper</w:t>
        </w:r>
      </w:ins>
      <w:r>
        <w:rPr/>
        <w:t xml:space="preserve"> </w:t>
      </w:r>
      <w:ins w:id="96" w:author="Workflow" w:date="2026-10-27T20:49:52Z">
        <w:r>
          <w:rPr/>
          <w:t xml:space="preserve">describes, gives </w:t>
        </w:r>
      </w:ins>
      <w:r>
        <w:rPr/>
        <w:t>the assistant</w:t>
      </w:r>
      <w:del w:id="97" w:author="Workflow" w:date="2026-10-27T20:49:52Z">
        <w:r>
          <w:rPr/>
          <w:delText xml:space="preserve"> gains access to</w:delText>
        </w:r>
      </w:del>
      <w:r>
        <w:rPr/>
        <w:t xml:space="preserve"> 60 typed</w:t>
      </w:r>
      <w:commentRangeEnd w:id="38"/>
      <w:r>
        <w:rPr>
          <w:rStyle w:val="CommentReference"/>
        </w:rPr>
        <w:commentReference w:id="38"/>
      </w:r>
      <w:r>
        <w:rPr/>
        <w:t xml:space="preserve"> </w:t>
      </w:r>
      <w:r>
        <w:rPr/>
        <w:t>MCP tools (Appendix~\ref{app:tools}) and 20 skills---written workflow</w:t>
      </w:r>
      <w:r>
        <w:rPr/>
        <w:t xml:space="preserve"> </w:t>
      </w:r>
      <w:r>
        <w:rPr/>
        <w:t>instructions that teach the assistant when to call which tool.</w:t>
      </w:r>
      <w:r>
        <w:rPr/>
        <w:t xml:space="preserve"> In both</w:t>
      </w:r>
      <w:r>
        <w:rPr/>
        <w:t xml:space="preserve"> </w:t>
      </w:r>
      <w:r>
        <w:rPr/>
        <w:t>Claude Code and Codex, skills marked as commands can be invoked directly</w:t>
      </w:r>
      <w:r>
        <w:rPr/>
        <w:t xml:space="preserve"> </w:t>
      </w:r>
      <w:r>
        <w:rPr/>
        <w:t>by typing \texttt{/name} in the prompt</w:t>
      </w:r>
      <w:del w:id="98" w:author="Workflow" w:date="2026-10-27T20:49:52Z">
        <w:r>
          <w:rPr/>
          <w:delText>.</w:delText>
        </w:r>
      </w:del>
    </w:p>
    <w:p>
      <w:del w:id="99" w:author="Workflow" w:date="2026-10-27T20:49:52Z">
        <w:r>
          <w:rPr/>
          <w:delText>With the plugin active, the assistant calls typed tools instead of</w:delText>
        </w:r>
      </w:del>
      <w:r>
        <w:rPr/>
        <w:t xml:space="preserve"> </w:t>
      </w:r>
      <w:del w:id="100" w:author="Workflow" w:date="2026-10-27T20:49:52Z">
        <w:r>
          <w:rPr/>
          <w:delText>generating code (Figure~\ref{fig:conversation-to-module}): enrichment adds</w:delText>
        </w:r>
      </w:del>
      <w:r>
        <w:rPr/>
        <w:t xml:space="preserve"> </w:t>
      </w:r>
      <w:del w:id="101" w:author="Workflow" w:date="2026-10-27T20:49:52Z">
        <w:r>
          <w:rPr/>
          <w:delText>coordinates and derived sidecars, compilation validates against the live</w:delText>
        </w:r>
      </w:del>
      <w:r>
        <w:rPr/>
        <w:t xml:space="preserve"> </w:t>
      </w:r>
      <w:del w:id="102" w:author="Workflow" w:date="2026-10-27T20:49:52Z">
        <w:r>
          <w:rPr/>
          <w:delText>schema, and the compiled artifact can be published to the registry and</w:delText>
        </w:r>
      </w:del>
      <w:r>
        <w:rPr/>
        <w:t xml:space="preserve"> </w:t>
      </w:r>
      <w:del w:id="103" w:author="Workflow" w:date="2026-10-27T20:49:52Z">
        <w:r>
          <w:rPr/>
          <w:delText>immediately applied to a genome.</w:delText>
        </w:r>
      </w:del>
      <w:del w:id="104" w:author="Workflow" w:date="2026-10-27T20:49:52Z">
        <w:r>
          <w:rPr/>
          <w:delText xml:space="preserve"> The checks described in</w:delText>
        </w:r>
      </w:del>
      <w:r>
        <w:rPr/>
        <w:t xml:space="preserve"> </w:t>
      </w:r>
      <w:del w:id="105" w:author="Workflow" w:date="2026-10-27T20:49:52Z">
        <w:r>
          <w:rPr/>
          <w:delText>Section~3.3 catch citation misattributions, identifier drift, and schema</w:delText>
        </w:r>
      </w:del>
      <w:r>
        <w:rPr/>
        <w:t xml:space="preserve"> </w:t>
      </w:r>
      <w:del w:id="106" w:author="Workflow" w:date="2026-10-27T20:49:52Z">
        <w:r>
          <w:rPr/>
          <w:delText>violations in practice---a measurement across 33 published</w:delText>
        </w:r>
      </w:del>
      <w:r>
        <w:rPr/>
        <w:t xml:space="preserve"> </w:t>
      </w:r>
      <w:del w:id="107" w:author="Workflow" w:date="2026-10-27T20:49:52Z">
        <w:r>
          <w:rPr/>
          <w:delText>\texttt{studies.csv} files (44,342 rows) found 3,668 rows where the</w:delText>
        </w:r>
      </w:del>
      <w:r>
        <w:rPr/>
        <w:t xml:space="preserve"> </w:t>
      </w:r>
      <w:del w:id="108" w:author="Workflow" w:date="2026-10-27T20:49:52Z">
        <w:r>
          <w:rPr/>
          <w:delText>\texttt{provenance_quote} was the article's title, a passage that always</w:delText>
        </w:r>
      </w:del>
      <w:r>
        <w:rPr/>
        <w:t xml:space="preserve"> </w:t>
      </w:r>
      <w:del w:id="109" w:author="Workflow" w:date="2026-10-27T20:49:52Z">
        <w:r>
          <w:rPr/>
          <w:delText>matches its own full text and evidences nothing</w:delText>
        </w:r>
      </w:del>
      <w:commentRangeEnd w:id="18"/>
      <w:r>
        <w:rPr>
          <w:rStyle w:val="CommentReference"/>
        </w:rPr>
        <w:commentReference w:id="18"/>
      </w:r>
      <w:commentRangeEnd w:id="17"/>
      <w:r>
        <w:rPr>
          <w:rStyle w:val="CommentReference"/>
        </w:rPr>
        <w:commentReference w:id="17"/>
      </w:r>
      <w:r>
        <w:rPr/>
        <w:t>.</w:t>
      </w:r>
    </w:p>
    <w:p>
      <w:r>
        <w:rPr/>
        <w:t>\subsection{Command menu}</w:t>
      </w:r>
    </w:p>
    <w:p>
      <w:r>
        <w:rPr/>
        <w:t>Seven of the 20 skills are user-invocable commands (Table~\ref{tab:skills-commands}),</w:t>
      </w:r>
      <w:r>
        <w:rPr/>
        <w:t xml:space="preserve"> </w:t>
      </w:r>
      <w:r>
        <w:rPr/>
        <w:t>exposing the workflow through intentions rather than internal stages.</w:t>
      </w:r>
      <w:r>
        <w:rPr/>
        <w:t xml:space="preserve"> </w:t>
      </w:r>
      <w:r>
        <w:rPr/>
        <w:t>\texttt{/create-module} is the entry point: it reads where the author</w:t>
      </w:r>
      <w:r>
        <w:rPr/>
        <w:t xml:space="preserve"> </w:t>
      </w:r>
      <w:commentRangeStart w:id="19"/>
      <w:ins w:id="110" w:author="Deslop" w:date="2026-10-27T20:49:52Z">
        <w:r>
          <w:rPr/>
          <w:t>stands</w:t>
        </w:r>
      </w:ins>
      <w:r>
        <w:rPr/>
        <w:t xml:space="preserve"> </w:t>
      </w:r>
      <w:del w:id="111" w:author="Deslop" w:date="2026-10-27T20:49:52Z">
        <w:r>
          <w:rPr/>
          <w:delText>is</w:delText>
        </w:r>
      </w:del>
      <w:r>
        <w:rPr/>
        <w:t xml:space="preserve"> </w:t>
      </w:r>
      <w:del w:id="112" w:author="Deslop" w:date="2026-10-27T20:49:52Z">
        <w:r>
          <w:rPr/>
          <w:delText>actually standing---</w:delText>
        </w:r>
      </w:del>
      <w:ins w:id="113" w:author="Deslop" w:date="2026-10-27T20:49:52Z">
        <w:r>
          <w:rPr/>
          <w:t>(</w:t>
        </w:r>
      </w:ins>
      <w:r>
        <w:rPr/>
        <w:t>a trait, a handed bundle, a directory somebody else</w:t>
      </w:r>
      <w:r>
        <w:rPr/>
        <w:t xml:space="preserve"> </w:t>
      </w:r>
      <w:r>
        <w:rPr/>
        <w:t>left</w:t>
      </w:r>
      <w:del w:id="114" w:author="Deslop" w:date="2026-10-27T20:49:52Z">
        <w:r>
          <w:rPr/>
          <w:delText>---</w:delText>
        </w:r>
      </w:del>
      <w:ins w:id="115" w:author="Deslop" w:date="2026-10-27T20:49:52Z">
        <w:r>
          <w:rPr/>
          <w:t xml:space="preserve">) </w:t>
        </w:r>
      </w:ins>
      <w:r>
        <w:rPr/>
        <w:t>and routes to the stage that owns the work.</w:t>
      </w:r>
      <w:r>
        <w:rPr/>
        <w:t xml:space="preserve"> The remaining thirteen</w:t>
      </w:r>
      <w:r>
        <w:rPr/>
        <w:t xml:space="preserve"> </w:t>
      </w:r>
      <w:r>
        <w:rPr/>
        <w:t>skills are guides, which a router loads by naming their path when</w:t>
      </w:r>
      <w:r>
        <w:rPr/>
        <w:t xml:space="preserve"> </w:t>
      </w:r>
      <w:r>
        <w:rPr/>
        <w:t>the assistant reaches the corresponding lifecycle stage.</w:t>
      </w:r>
      <w:r>
        <w:rPr/>
        <w:t xml:space="preserve"> </w:t>
      </w:r>
      <w:del w:id="116" w:author="Deslop" w:date="2026-10-27T20:49:52Z">
        <w:r>
          <w:rPr/>
          <w:delText>A guide is</w:delText>
        </w:r>
      </w:del>
      <w:r>
        <w:rPr/>
        <w:t xml:space="preserve"> </w:t>
      </w:r>
      <w:del w:id="117" w:author="Deslop" w:date="2026-10-27T20:49:52Z">
        <w:r>
          <w:rPr/>
          <w:delText>deliberately not matched from its own description: that is what keeps thirteen</w:delText>
        </w:r>
      </w:del>
      <w:r>
        <w:rPr/>
        <w:t xml:space="preserve"> </w:t>
      </w:r>
      <w:del w:id="118" w:author="Deslop" w:date="2026-10-27T20:49:52Z">
        <w:r>
          <w:rPr/>
          <w:delText>documents out of every session's prompt, and it is why a guide nothing links to</w:delText>
        </w:r>
      </w:del>
      <w:r>
        <w:rPr/>
        <w:t xml:space="preserve"> </w:t>
      </w:r>
      <w:del w:id="119" w:author="Deslop" w:date="2026-10-27T20:49:52Z">
        <w:r>
          <w:rPr/>
          <w:delText>is unreachable rather than merely quiet.</w:delText>
        </w:r>
      </w:del>
      <w:commentRangeEnd w:id="19"/>
      <w:r>
        <w:rPr>
          <w:rStyle w:val="CommentReference"/>
        </w:rPr>
        <w:commentReference w:id="19"/>
      </w:r>
    </w:p>
    <w:p>
      <w:r>
        <w:rPr/>
        <w:t>\subsection{Production catalog}</w:t>
      </w:r>
    </w:p>
    <w:p>
      <w:r>
        <w:rPr/>
        <w:t>On 31 August 2026, the public catalog held eight published modules</w:t>
      </w:r>
      <w:r>
        <w:rPr/>
        <w:t xml:space="preserve"> </w:t>
      </w:r>
      <w:r>
        <w:rPr/>
        <w:t>across 19 versions and three independent namespaces.</w:t>
      </w:r>
      <w:r>
        <w:rPr/>
        <w:t xml:space="preserve"> Table~\ref{tab:catalog} summarizes the published modules.</w:t>
      </w:r>
    </w:p>
    <w:p>
      <w:r>
        <w:rPr/>
        <w:t>\begin{table}[ht]</w:t>
      </w:r>
      <w:r>
        <w:rPr/>
        <w:t xml:space="preserve"> </w:t>
      </w:r>
      <w:r>
        <w:rPr/>
        <w:t>\centering</w:t>
      </w:r>
      <w:r>
        <w:rPr/>
        <w:t xml:space="preserve"> </w:t>
      </w:r>
      <w:r>
        <w:rPr/>
        <w:t>\small</w:t>
      </w:r>
      <w:r>
        <w:rPr/>
        <w:t xml:space="preserve"> </w:t>
      </w:r>
      <w:r>
        <w:rPr/>
        <w:t>\caption{Modules published to the public catalog as of 31 August 2026.</w:t>
      </w:r>
      <w:r>
        <w:rPr/>
        <w:t xml:space="preserve"> </w:t>
      </w:r>
      <w:r>
        <w:rPr/>
        <w:t>All modules target GRCh38 and were compiled with strict resolution.}</w:t>
      </w:r>
      <w:r>
        <w:rPr/>
        <w:t xml:space="preserve"> </w:t>
      </w:r>
      <w:r>
        <w:rPr/>
        <w:t>\label{tab:catalog}</w:t>
      </w:r>
      <w:r>
        <w:rPr/>
        <w:t xml:space="preserve"> </w:t>
      </w:r>
      <w:r>
        <w:rPr/>
        <w:t>\begin{tabular}{@{}p{0.30\linewidth}rrrl@{}}</w:t>
      </w:r>
      <w:r>
        <w:rPr/>
        <w:t xml:space="preserve"> </w:t>
      </w:r>
      <w:r>
        <w:rPr/>
        <w:t>\toprule</w:t>
      </w:r>
      <w:r>
        <w:rPr/>
        <w:t xml:space="preserve"> </w:t>
      </w:r>
      <w:r>
        <w:rPr/>
        <w:t>Module &amp; Variants &amp; Studies &amp; Genes &amp; Versions \</w:t>
      </w:r>
      <w:r>
        <w:rPr/>
        <w:t xml:space="preserve"> </w:t>
      </w:r>
      <w:r>
        <w:rPr/>
        <w:t>\midrule</w:t>
      </w:r>
      <w:r>
        <w:rPr/>
        <w:t xml:space="preserve"> </w:t>
      </w:r>
      <w:r>
        <w:rPr/>
        <w:t>big_five_personality_snps &amp; 330 &amp; 390 &amp; 185 &amp; 4 \</w:t>
      </w:r>
      <w:r>
        <w:rPr/>
        <w:t xml:space="preserve"> </w:t>
      </w:r>
      <w:r>
        <w:rPr/>
        <w:t>risk_impulsivity_snps  &amp; 474 &amp; 530 &amp; 325 &amp; 3 \</w:t>
      </w:r>
      <w:r>
        <w:rPr/>
        <w:t xml:space="preserve"> </w:t>
      </w:r>
      <w:r>
        <w:rPr/>
        <w:t>cognitive_intelligence &amp; 32  &amp;  89 &amp;  31 &amp; 3 \</w:t>
      </w:r>
      <w:r>
        <w:rPr/>
        <w:t xml:space="preserve"> </w:t>
      </w:r>
      <w:r>
        <w:rPr/>
        <w:t>aggression_anger_snps  &amp; 28  &amp;  28 &amp;  22 &amp; 4 \</w:t>
      </w:r>
      <w:r>
        <w:rPr/>
        <w:t xml:space="preserve"> </w:t>
      </w:r>
      <w:r>
        <w:rPr/>
        <w:t>bodybuilding            &amp; 13  &amp;  13 &amp;  13 &amp; 1 \</w:t>
      </w:r>
      <w:r>
        <w:rPr/>
        <w:t xml:space="preserve"> </w:t>
      </w:r>
      <w:r>
        <w:rPr/>
        <w:t>placebo_response_research &amp;  3  &amp;   4 &amp;   3 &amp; 1 \</w:t>
      </w:r>
      <w:r>
        <w:rPr/>
        <w:t xml:space="preserve"> </w:t>
      </w:r>
      <w:r>
        <w:rPr/>
        <w:t>placebo_response_claude &amp; 3 &amp;   9 &amp;   3 &amp; 1 \</w:t>
      </w:r>
      <w:r>
        <w:rPr/>
        <w:t xml:space="preserve"> </w:t>
      </w:r>
      <w:r>
        <w:rPr/>
        <w:t>lactose_tolerance      &amp;  2  &amp;   8 &amp;   1 &amp; 2 \</w:t>
      </w:r>
      <w:r>
        <w:rPr/>
        <w:t xml:space="preserve"> </w:t>
      </w:r>
      <w:r>
        <w:rPr/>
        <w:t>\midrule</w:t>
      </w:r>
      <w:r>
        <w:rPr/>
        <w:t xml:space="preserve"> </w:t>
      </w:r>
      <w:r>
        <w:rPr/>
        <w:t>\textbf{Total}         &amp; \textbf{885} &amp; &amp; &amp; \textbf{19 versions} \</w:t>
      </w:r>
      <w:r>
        <w:rPr/>
        <w:t xml:space="preserve"> </w:t>
      </w:r>
      <w:r>
        <w:rPr/>
        <w:t>\bottomrule</w:t>
      </w:r>
      <w:r>
        <w:rPr/>
        <w:t xml:space="preserve"> </w:t>
      </w:r>
      <w:r>
        <w:rPr/>
        <w:t>\end{tabular}</w:t>
      </w:r>
      <w:r>
        <w:rPr/>
        <w:t xml:space="preserve"> </w:t>
      </w:r>
      <w:r>
        <w:rPr/>
        <w:t>\end{table}</w:t>
      </w:r>
    </w:p>
    <w:p>
      <w:commentRangeStart w:id="28"/>
      <w:r>
        <w:rPr/>
        <w:t>Two of the three namespaces belong to authors outside the development team,</w:t>
      </w:r>
      <w:commentRangeEnd w:id="28"/>
      <w:r>
        <w:rPr>
          <w:rStyle w:val="CommentReference"/>
        </w:rPr>
        <w:commentReference w:id="28"/>
      </w:r>
      <w:r>
        <w:rPr/>
        <w:t xml:space="preserve"> </w:t>
      </w:r>
      <w:r>
        <w:rPr/>
        <w:t>and four of the eight modules are theirs.</w:t>
      </w:r>
      <w:r>
        <w:rPr/>
        <w:t xml:space="preserve"> Module sizes range from 2 to 474</w:t>
      </w:r>
      <w:r>
        <w:rPr/>
        <w:t xml:space="preserve"> </w:t>
      </w:r>
      <w:r>
        <w:rPr/>
        <w:t>variants.</w:t>
      </w:r>
      <w:r>
        <w:rPr/>
        <w:t xml:space="preserve"> Four versions of \texttt{big_five_personality_snps} show that a</w:t>
      </w:r>
      <w:r>
        <w:rPr/>
        <w:t xml:space="preserve"> </w:t>
      </w:r>
      <w:r>
        <w:rPr/>
        <w:t>published module can be revised and republished.</w:t>
      </w:r>
      <w:r>
        <w:rPr/>
        <w:t xml:space="preserve"> Two modules on the same trait</w:t>
      </w:r>
      <w:r>
        <w:rPr/>
        <w:t xml:space="preserve"> </w:t>
      </w:r>
      <w:r>
        <w:rPr/>
        <w:t>(\texttt{placebo_response_research} via Codex, \texttt{placebo_response_claude} via</w:t>
      </w:r>
      <w:r>
        <w:rPr/>
        <w:t xml:space="preserve"> </w:t>
      </w:r>
      <w:commentRangeStart w:id="40"/>
      <w:r>
        <w:rPr/>
        <w:t>Claude Code) were created by the same author to compare the two assistants;</w:t>
      </w:r>
      <w:commentRangeEnd w:id="40"/>
      <w:r>
        <w:rPr>
          <w:rStyle w:val="CommentReference"/>
        </w:rPr>
        <w:commentReference w:id="40"/>
      </w:r>
      <w:r>
        <w:rPr/>
        <w:t xml:space="preserve"> </w:t>
      </w:r>
      <w:r>
        <w:rPr/>
        <w:t>both compiled against the same schema and are published side by side.</w:t>
      </w:r>
      <w:r>
        <w:rPr/>
        <w:t xml:space="preserve"> </w:t>
      </w:r>
      <w:commentRangeStart w:id="20"/>
      <w:commentRangeStart w:id="21"/>
      <w:ins w:id="120" w:author="Reporting check" w:date="2026-10-27T20:49:52Z">
        <w:r>
          <w:rPr/>
          <w:t>The registry names an AI agent as the curator of all eight, records no</w:t>
        </w:r>
      </w:ins>
      <w:r>
        <w:rPr/>
        <w:t xml:space="preserve"> </w:t>
      </w:r>
      <w:ins w:id="121" w:author="Reporting check" w:date="2026-10-27T20:49:52Z">
        <w:r>
          <w:rPr/>
          <w:t>human reviewer for any of them, and holds three without a declared licence.</w:t>
        </w:r>
      </w:ins>
      <w:commentRangeEnd w:id="21"/>
      <w:r>
        <w:rPr>
          <w:rStyle w:val="CommentReference"/>
        </w:rPr>
        <w:commentReference w:id="21"/>
      </w:r>
      <w:commentRangeEnd w:id="20"/>
      <w:r>
        <w:rPr>
          <w:rStyle w:val="CommentReference"/>
        </w:rPr>
        <w:commentReference w:id="20"/>
      </w:r>
    </w:p>
    <w:p>
      <w:r>
        <w:rPr/>
        <w:t>% ================================================================</w:t>
      </w:r>
      <w:r>
        <w:rPr/>
        <w:t xml:space="preserve"> </w:t>
      </w:r>
      <w:r>
        <w:rPr/>
        <w:t>\section{Discussion}</w:t>
      </w:r>
      <w:r>
        <w:rPr/>
        <w:t xml:space="preserve"> </w:t>
      </w:r>
      <w:r>
        <w:rPr/>
        <w:t>% ================================================================</w:t>
      </w:r>
    </w:p>
    <w:p>
      <w:r>
        <w:rPr/>
        <w:t>Genomic data is becoming personally accessible, and people already use AI</w:t>
      </w:r>
      <w:r>
        <w:rPr/>
        <w:t xml:space="preserve"> </w:t>
      </w:r>
      <w:r>
        <w:rPr/>
        <w:t>assistants</w:t>
      </w:r>
      <w:commentRangeStart w:id="22"/>
      <w:del w:id="122" w:author="Deslop" w:date="2026-10-27T20:49:52Z">
        <w:r>
          <w:rPr/>
          <w:delText>---</w:delText>
        </w:r>
      </w:del>
      <w:ins w:id="123" w:author="Deslop" w:date="2026-10-27T20:49:52Z">
        <w:r>
          <w:rPr/>
          <w:t xml:space="preserve"> (</w:t>
        </w:r>
      </w:ins>
      <w:r>
        <w:rPr/>
        <w:t>coding tools such as Claude Code and Codex, or plain chat</w:t>
      </w:r>
      <w:r>
        <w:rPr/>
        <w:t xml:space="preserve"> </w:t>
      </w:r>
      <w:r>
        <w:rPr/>
        <w:t>applications such as ChatGPT</w:t>
      </w:r>
      <w:del w:id="124" w:author="Deslop" w:date="2026-10-27T20:49:52Z">
        <w:r>
          <w:rPr/>
          <w:delText>---</w:delText>
        </w:r>
      </w:del>
      <w:ins w:id="125" w:author="Deslop" w:date="2026-10-27T20:49:52Z">
        <w:r>
          <w:rPr/>
          <w:t xml:space="preserve">) </w:t>
        </w:r>
      </w:ins>
      <w:commentRangeEnd w:id="22"/>
      <w:r>
        <w:rPr>
          <w:rStyle w:val="CommentReference"/>
        </w:rPr>
        <w:commentReference w:id="22"/>
      </w:r>
      <w:r>
        <w:rPr/>
        <w:t>to interpret their</w:t>
      </w:r>
      <w:r>
        <w:rPr/>
        <w:t xml:space="preserve"> </w:t>
      </w:r>
      <w:r>
        <w:rPr/>
        <w:t>results~\citep[e.g.,][]{conyngham2026rosie}.</w:t>
      </w:r>
      <w:commentRangeStart w:id="36"/>
      <w:r>
        <w:rPr/>
        <w:t xml:space="preserve"> Restricting this is not viable, so the more</w:t>
      </w:r>
      <w:commentRangeEnd w:id="36"/>
      <w:r>
        <w:rPr>
          <w:rStyle w:val="CommentReference"/>
        </w:rPr>
        <w:commentReference w:id="36"/>
      </w:r>
      <w:r>
        <w:rPr/>
        <w:t xml:space="preserve"> </w:t>
      </w:r>
      <w:r>
        <w:rPr/>
        <w:t>effective response is to make the work happen in the open, where domain</w:t>
      </w:r>
      <w:r>
        <w:rPr/>
        <w:t xml:space="preserve"> </w:t>
      </w:r>
      <w:r>
        <w:rPr/>
        <w:t>professionals can review what others publish and the tools enforce structure.</w:t>
      </w:r>
      <w:r>
        <w:rPr/>
        <w:t xml:space="preserve"> A</w:t>
      </w:r>
      <w:r>
        <w:rPr/>
        <w:t xml:space="preserve"> </w:t>
      </w:r>
      <w:r>
        <w:rPr/>
        <w:t>module is visible, reviewable, and correctable; a one-off chat session is none</w:t>
      </w:r>
      <w:r>
        <w:rPr/>
        <w:t xml:space="preserve"> </w:t>
      </w:r>
      <w:r>
        <w:rPr/>
        <w:t>of these.</w:t>
      </w:r>
    </w:p>
    <w:p>
      <w:r>
        <w:rPr/>
        <w:t>The safety concern is real and extends beyond AI.</w:t>
      </w:r>
      <w:r>
        <w:rPr/>
        <w:t xml:space="preserve"> Candidate-gene</w:t>
      </w:r>
      <w:r>
        <w:rPr/>
        <w:t xml:space="preserve"> </w:t>
      </w:r>
      <w:r>
        <w:rPr/>
        <w:t>associations with depression have failed to replicate in large</w:t>
      </w:r>
      <w:r>
        <w:rPr/>
        <w:t xml:space="preserve"> </w:t>
      </w:r>
      <w:r>
        <w:rPr/>
        <w:t>samples~\citep{border2019no}, and GWAS effect sizes are systematically</w:t>
      </w:r>
      <w:r>
        <w:rPr/>
        <w:t xml:space="preserve"> </w:t>
      </w:r>
      <w:r>
        <w:rPr/>
        <w:t>overestimated at discovery and shrink in replication</w:t>
      </w:r>
      <w:r>
        <w:rPr/>
        <w:t xml:space="preserve"> </w:t>
      </w:r>
      <w:r>
        <w:rPr/>
        <w:t>cohorts~\citep{palmer2017winners}.</w:t>
      </w:r>
      <w:r>
        <w:rPr/>
        <w:t xml:space="preserve"> In direct-to-consumer raw data sent for</w:t>
      </w:r>
      <w:r>
        <w:rPr/>
        <w:t xml:space="preserve"> </w:t>
      </w:r>
      <w:r>
        <w:rPr/>
        <w:t>clinical confirmation, 40% of variants were false</w:t>
      </w:r>
      <w:r>
        <w:rPr/>
        <w:t xml:space="preserve"> </w:t>
      </w:r>
      <w:r>
        <w:rPr/>
        <w:t>positives~\citep{tandyconnor2018false}, and misclassified variants have led to</w:t>
      </w:r>
      <w:r>
        <w:rPr/>
        <w:t xml:space="preserve"> </w:t>
      </w:r>
      <w:r>
        <w:rPr/>
        <w:t>genetic misdiagnoses that later reclassification</w:t>
      </w:r>
      <w:r>
        <w:rPr/>
        <w:t xml:space="preserve"> </w:t>
      </w:r>
      <w:r>
        <w:rPr/>
        <w:t>exposed~\citep{manrai2016genetic}.</w:t>
      </w:r>
      <w:commentRangeStart w:id="39"/>
      <w:r>
        <w:rPr/>
        <w:t xml:space="preserve"> The ecosystem is therefore explicitly</w:t>
      </w:r>
      <w:commentRangeEnd w:id="39"/>
      <w:r>
        <w:rPr>
          <w:rStyle w:val="CommentReference"/>
        </w:rPr>
        <w:commentReference w:id="39"/>
      </w:r>
      <w:r>
        <w:rPr/>
        <w:t xml:space="preserve"> </w:t>
      </w:r>
      <w:r>
        <w:rPr/>
        <w:t>research-only (Appendix~\ref{app:ruo}): a module that faithfully reflects a study that later fails to</w:t>
      </w:r>
      <w:r>
        <w:rPr/>
        <w:t xml:space="preserve"> </w:t>
      </w:r>
      <w:r>
        <w:rPr/>
        <w:t>replicate is not wrong on its own terms, but a user acting on it may be harmed</w:t>
      </w:r>
      <w:r>
        <w:rPr/>
        <w:t xml:space="preserve"> </w:t>
      </w:r>
      <w:r>
        <w:rPr/>
        <w:t>all the same.</w:t>
      </w:r>
    </w:p>
    <w:p>
      <w:r>
        <w:rPr/>
        <w:t>Through the registry, a module one author publishes can be installed by</w:t>
      </w:r>
      <w:r>
        <w:rPr/>
        <w:t xml:space="preserve"> </w:t>
      </w:r>
      <w:r>
        <w:rPr/>
        <w:t>others.</w:t>
      </w:r>
      <w:r>
        <w:rPr/>
        <w:t xml:space="preserve"> The plugin's MCP server uses the standard stdio and HTTP transports of the</w:t>
      </w:r>
      <w:r>
        <w:rPr/>
        <w:t xml:space="preserve"> </w:t>
      </w:r>
      <w:r>
        <w:rPr/>
        <w:t>Model Context Protocol, so other agent platforms that support the protocol can</w:t>
      </w:r>
      <w:r>
        <w:rPr/>
        <w:t xml:space="preserve"> </w:t>
      </w:r>
      <w:r>
        <w:rPr/>
        <w:t>call its tools.</w:t>
      </w:r>
      <w:r>
        <w:rPr/>
        <w:t xml:space="preserve"> This work used only Claude Code and Codex.</w:t>
      </w:r>
      <w:r>
        <w:rPr/>
        <w:t xml:space="preserve"> What travels through the registry is genomic-data-agnostic knowledge:</w:t>
      </w:r>
      <w:r>
        <w:rPr/>
        <w:t xml:space="preserve"> </w:t>
      </w:r>
      <w:r>
        <w:rPr/>
        <w:t>a module carries no individual-level data.</w:t>
      </w:r>
    </w:p>
    <w:p>
      <w:r>
        <w:rPr/>
        <w:t>\paragraph{Limitations.}</w:t>
      </w:r>
      <w:r>
        <w:rPr/>
        <w:t xml:space="preserve"> </w:t>
      </w:r>
      <w:r>
        <w:rPr/>
        <w:t>The module system launched in August 2026.</w:t>
      </w:r>
      <w:r>
        <w:rPr/>
        <w:t xml:space="preserve"> We are developing mechanisms to involve genetic counselors and</w:t>
      </w:r>
      <w:r>
        <w:rPr/>
        <w:t xml:space="preserve"> </w:t>
      </w:r>
      <w:r>
        <w:rPr/>
        <w:t>domain-expert agents in quality evaluation, and to communicate to citizen</w:t>
      </w:r>
      <w:r>
        <w:rPr/>
        <w:t xml:space="preserve"> </w:t>
      </w:r>
      <w:r>
        <w:rPr/>
        <w:t>scientists that many modules reflect early-stage research rather than</w:t>
      </w:r>
      <w:r>
        <w:rPr/>
        <w:t xml:space="preserve"> </w:t>
      </w:r>
      <w:r>
        <w:rPr/>
        <w:t>clinical-grade evidence.</w:t>
      </w:r>
      <w:r>
        <w:rPr/>
        <w:t xml:space="preserve"> Every run scored here used one model</w:t>
      </w:r>
      <w:r>
        <w:rPr/>
        <w:t xml:space="preserve"> </w:t>
      </w:r>
      <w:r>
        <w:rPr/>
        <w:t>through one host, so the results say nothing about model or host sensitivity.</w:t>
      </w:r>
      <w:r>
        <w:rPr/>
        <w:t xml:space="preserve"> </w:t>
      </w:r>
      <w:r>
        <w:rPr/>
        <w:t>Free-text conclusions are not scored at all, and the assistant's judgment about</w:t>
      </w:r>
      <w:r>
        <w:rPr/>
        <w:t xml:space="preserve"> </w:t>
      </w:r>
      <w:r>
        <w:rPr/>
        <w:t>whether a source supports a claim remains a reviewer's question.</w:t>
      </w:r>
      <w:r>
        <w:rPr/>
        <w:t xml:space="preserve"> Coordinates</w:t>
      </w:r>
      <w:r>
        <w:rPr/>
        <w:t xml:space="preserve"> </w:t>
      </w:r>
      <w:r>
        <w:rPr/>
        <w:t>are declared rather than translated, and the compiler is bound to GRCh38.</w:t>
      </w:r>
      <w:r>
        <w:rPr/>
        <w:t xml:space="preserve"> </w:t>
      </w:r>
      <w:r>
        <w:rPr/>
        <w:t>The file \texttt{module_spec.yaml} names a \texttt{genome_build}; an omitted one is</w:t>
      </w:r>
      <w:r>
        <w:rPr/>
        <w:t xml:space="preserve"> </w:t>
      </w:r>
      <w:r>
        <w:rPr/>
        <w:t>taken to be GRCh38, and a GRCh37 or T2T declaration is recorded while its</w:t>
      </w:r>
      <w:r>
        <w:rPr/>
        <w:t xml:space="preserve"> </w:t>
      </w:r>
      <w:r>
        <w:rPr/>
        <w:t>positions are still resolved as GRCh38.</w:t>
      </w:r>
      <w:r>
        <w:rPr/>
        <w:t xml:space="preserve"> Liftover belongs</w:t>
      </w:r>
      <w:r>
        <w:rPr/>
        <w:t xml:space="preserve"> </w:t>
      </w:r>
      <w:r>
        <w:rPr/>
        <w:t>to the source or the consumer; the PGS Catalog~\citep{lambert2021pgs} already</w:t>
      </w:r>
      <w:r>
        <w:rPr/>
        <w:t xml:space="preserve"> </w:t>
      </w:r>
      <w:r>
        <w:rPr/>
        <w:t>distributes scoring files harmonized to GRCh37 and GRCh38~\citep{pgscatalogdownloads}.</w:t>
      </w:r>
      <w:r>
        <w:rPr/>
        <w:t xml:space="preserve"> Runtime benchmarks are in the companion</w:t>
      </w:r>
      <w:r>
        <w:rPr/>
        <w:t xml:space="preserve"> </w:t>
      </w:r>
      <w:r>
        <w:rPr/>
        <w:t>paper~\citep{companion2026justdnalite}.</w:t>
      </w:r>
    </w:p>
    <w:p>
      <w:r>
        <w:rPr/>
        <w:t>% ================================================================</w:t>
      </w:r>
      <w:r>
        <w:rPr/>
        <w:t xml:space="preserve"> </w:t>
      </w:r>
      <w:r>
        <w:rPr/>
        <w:t>\section{Conclusion}</w:t>
      </w:r>
      <w:r>
        <w:rPr/>
        <w:t xml:space="preserve"> </w:t>
      </w:r>
      <w:r>
        <w:rPr/>
        <w:t>% ================================================================</w:t>
      </w:r>
    </w:p>
    <w:p>
      <w:r>
        <w:rPr/>
        <w:t>Annotation knowledge produced in a chat session is lost when the session ends.</w:t>
      </w:r>
      <w:r>
        <w:rPr/>
        <w:t xml:space="preserve"> </w:t>
      </w:r>
      <w:r>
        <w:rPr/>
        <w:t>In the Just-DNA ecosystem, an AI assistant produces a versioned,</w:t>
      </w:r>
      <w:r>
        <w:rPr/>
        <w:t xml:space="preserve"> </w:t>
      </w:r>
      <w:r>
        <w:rPr/>
        <w:t>schema-validated module instead of a script, so the work survives review,</w:t>
      </w:r>
      <w:r>
        <w:rPr/>
        <w:t xml:space="preserve"> </w:t>
      </w:r>
      <w:r>
        <w:rPr/>
        <w:t>correction, and reuse by someone else.</w:t>
      </w:r>
      <w:r>
        <w:rPr/>
        <w:t xml:space="preserve"> What makes that more than a file format</w:t>
      </w:r>
      <w:r>
        <w:rPr/>
        <w:t xml:space="preserve"> </w:t>
      </w:r>
      <w:r>
        <w:rPr/>
        <w:t>is what a module keeps separate: authored claims stay distinct from derived</w:t>
      </w:r>
      <w:r>
        <w:rPr/>
        <w:t xml:space="preserve"> </w:t>
      </w:r>
      <w:r>
        <w:rPr/>
        <w:t>records, a check that</w:t>
      </w:r>
      <w:r>
        <w:rPr/>
        <w:t xml:space="preserve"> </w:t>
      </w:r>
      <w:r>
        <w:rPr/>
        <w:t>could not run says so, and each row of a published module has a place for</w:t>
      </w:r>
      <w:r>
        <w:rPr/>
        <w:t xml:space="preserve"> </w:t>
      </w:r>
      <w:r>
        <w:rPr/>
        <w:t>the evidence behind it.</w:t>
      </w:r>
      <w:r>
        <w:rPr/>
        <w:t xml:space="preserve"> Eight modules from three namespaces, half of them from authors</w:t>
      </w:r>
      <w:r>
        <w:rPr/>
        <w:t xml:space="preserve"> </w:t>
      </w:r>
      <w:r>
        <w:rPr/>
        <w:t>outside the development team, show the path is functional today.</w:t>
      </w:r>
    </w:p>
    <w:p>
      <w:r>
        <w:rPr/>
        <w:t>The software is open-source and intended for research use only.</w:t>
      </w:r>
      <w:r>
        <w:rPr/>
        <w:t xml:space="preserve"> It installs</w:t>
      </w:r>
      <w:r>
        <w:rPr/>
        <w:t xml:space="preserve"> </w:t>
      </w:r>
      <w:r>
        <w:rPr/>
        <w:t>in two commands in Claude Code or Codex, and a module drafted with it can be</w:t>
      </w:r>
      <w:r>
        <w:rPr/>
        <w:t xml:space="preserve"> </w:t>
      </w:r>
      <w:r>
        <w:rPr/>
        <w:t>reviewed in a spreadsheet and published for others to install.</w:t>
      </w:r>
    </w:p>
    <w:p>
      <w:r>
        <w:rPr/>
        <w:t>% ================================================================</w:t>
      </w:r>
      <w:r>
        <w:rPr/>
        <w:t xml:space="preserve"> </w:t>
      </w:r>
      <w:r>
        <w:rPr/>
        <w:t>\section{Code and data availability}</w:t>
      </w:r>
      <w:r>
        <w:rPr/>
        <w:t xml:space="preserve"> </w:t>
      </w:r>
      <w:r>
        <w:rPr/>
        <w:t>\label{sec:code}</w:t>
      </w:r>
      <w:r>
        <w:rPr/>
        <w:t xml:space="preserve"> </w:t>
      </w:r>
      <w:r>
        <w:rPr/>
        <w:t>% ================================================================</w:t>
      </w:r>
    </w:p>
    <w:p>
      <w:r>
        <w:rPr/>
        <w:t>\begin{itemize}</w:t>
      </w:r>
      <w:r>
        <w:rPr/>
        <w:t xml:space="preserve"> </w:t>
      </w:r>
      <w:r>
        <w:rPr/>
        <w:t>\item \textbf{just-dna-format, just-dna-compiler, and just-dna-enricher}:</w:t>
      </w:r>
      <w:r>
        <w:rPr/>
        <w:t xml:space="preserve"> </w:t>
      </w:r>
      <w:r>
        <w:rPr/>
        <w:t>\url{https://anonymous.4open.science/r/just-dna-compiler}</w:t>
      </w:r>
      <w:r>
        <w:rPr/>
        <w:t xml:space="preserve"> </w:t>
      </w:r>
      <w:r>
        <w:rPr/>
        <w:t>(schema, reference compiler, and enricher).</w:t>
      </w:r>
      <w:r>
        <w:rPr/>
        <w:t xml:space="preserve"> </w:t>
      </w:r>
      <w:r>
        <w:rPr/>
        <w:t>\item \textbf{just-module-creator}:</w:t>
      </w:r>
      <w:r>
        <w:rPr/>
        <w:t xml:space="preserve"> </w:t>
      </w:r>
      <w:r>
        <w:rPr/>
        <w:t>\url{https://anonymous.4open.science/r/just-module-creator}</w:t>
      </w:r>
      <w:r>
        <w:rPr/>
        <w:t xml:space="preserve"> </w:t>
      </w:r>
      <w:r>
        <w:rPr/>
        <w:t>(MCP server, Claude Code and Codex plugin manifests, skills; MIT).</w:t>
      </w:r>
      <w:r>
        <w:rPr/>
        <w:t xml:space="preserve"> </w:t>
      </w:r>
      <w:r>
        <w:rPr/>
        <w:t>\item \textbf{just-dna-registry}:</w:t>
      </w:r>
      <w:r>
        <w:rPr/>
        <w:t xml:space="preserve"> </w:t>
      </w:r>
      <w:r>
        <w:rPr/>
        <w:t>\url{https://anonymous.4open.science/r/just-dna-registry}</w:t>
      </w:r>
      <w:r>
        <w:rPr/>
        <w:t xml:space="preserve"> </w:t>
      </w:r>
      <w:r>
        <w:rPr/>
        <w:t>(registry service and reference client).</w:t>
      </w:r>
      <w:r>
        <w:rPr/>
        <w:t xml:space="preserve"> </w:t>
      </w:r>
      <w:r>
        <w:rPr/>
        <w:t>\item \textbf{Just-DNA-Lite}:</w:t>
      </w:r>
      <w:r>
        <w:rPr/>
        <w:t xml:space="preserve"> </w:t>
      </w:r>
      <w:r>
        <w:rPr/>
        <w:t>\url{https://anonymous.4open.science/r/just-dna-lite}</w:t>
      </w:r>
      <w:r>
        <w:rPr/>
        <w:t xml:space="preserve"> </w:t>
      </w:r>
      <w:r>
        <w:rPr/>
        <w:t>(local VCF processing, annotation, and reporting; described in the</w:t>
      </w:r>
      <w:r>
        <w:rPr/>
        <w:t xml:space="preserve"> </w:t>
      </w:r>
      <w:r>
        <w:rPr/>
        <w:t>companion paper~\citep{companion2026justdnalite}).</w:t>
      </w:r>
      <w:r>
        <w:rPr/>
        <w:t xml:space="preserve"> </w:t>
      </w:r>
      <w:r>
        <w:rPr/>
        <w:t>\item The public catalog and the test registry are live at URLs</w:t>
      </w:r>
      <w:r>
        <w:rPr/>
        <w:t xml:space="preserve"> </w:t>
      </w:r>
      <w:r>
        <w:rPr/>
        <w:t>provided in the anonymized repositories.</w:t>
      </w:r>
      <w:r>
        <w:rPr/>
        <w:t xml:space="preserve"> </w:t>
      </w:r>
      <w:r>
        <w:rPr/>
        <w:t>\end{itemize}</w:t>
      </w:r>
    </w:p>
    <w:p>
      <w:r>
        <w:rPr/>
        <w:t>% References</w:t>
      </w:r>
      <w:r>
        <w:rPr/>
        <w:t xml:space="preserve"> </w:t>
      </w:r>
      <w:r>
        <w:rPr/>
        <w:t>\bibliographystyle{plainnat}</w:t>
      </w:r>
      <w:r>
        <w:rPr/>
        <w:t xml:space="preserve"> </w:t>
      </w:r>
      <w:r>
        <w:rPr/>
        <w:t>\bibliography{references}</w:t>
      </w:r>
    </w:p>
    <w:p>
      <w:r>
        <w:rPr/>
        <w:t>% ================================================================</w:t>
      </w:r>
      <w:r>
        <w:rPr/>
        <w:t xml:space="preserve"> </w:t>
      </w:r>
      <w:r>
        <w:rPr/>
        <w:t>\appendix</w:t>
      </w:r>
      <w:r>
        <w:rPr/>
        <w:t xml:space="preserve"> </w:t>
      </w:r>
      <w:r>
        <w:rPr/>
        <w:t>\section*{Appendix}</w:t>
      </w:r>
      <w:r>
        <w:rPr/>
        <w:t xml:space="preserve"> </w:t>
      </w:r>
      <w:r>
        <w:rPr/>
        <w:t>% ================================================================</w:t>
      </w:r>
    </w:p>
    <w:p>
      <w:r>
        <w:rPr/>
        <w:t>\section{Research use only}</w:t>
      </w:r>
      <w:r>
        <w:rPr/>
        <w:t xml:space="preserve"> </w:t>
      </w:r>
      <w:r>
        <w:rPr/>
        <w:t>\label{app:ruo}</w:t>
      </w:r>
    </w:p>
    <w:p>
      <w:r>
        <w:rPr/>
        <w:t>Annotation modules summarize published association findings.</w:t>
      </w:r>
      <w:r>
        <w:rPr/>
        <w:t xml:space="preserve"> They are not</w:t>
      </w:r>
      <w:r>
        <w:rPr/>
        <w:t xml:space="preserve"> </w:t>
      </w:r>
      <w:r>
        <w:rPr/>
        <w:t>clinical-grade evidence.</w:t>
      </w:r>
      <w:r>
        <w:rPr/>
        <w:t xml:space="preserve"> The authoring plugin does not make individual-level</w:t>
      </w:r>
      <w:r>
        <w:rPr/>
        <w:t xml:space="preserve"> </w:t>
      </w:r>
      <w:r>
        <w:rPr/>
        <w:t>predictions and does not open a genome.</w:t>
      </w:r>
      <w:r>
        <w:rPr/>
        <w:t xml:space="preserve"> Just-DNA-Lite and \texttt{just-prs}</w:t>
      </w:r>
      <w:r>
        <w:rPr/>
        <w:t xml:space="preserve"> </w:t>
      </w:r>
      <w:r>
        <w:rPr/>
        <w:t>process sample data for research and educational use; their reports and scores</w:t>
      </w:r>
      <w:r>
        <w:rPr/>
        <w:t xml:space="preserve"> </w:t>
      </w:r>
      <w:r>
        <w:rPr/>
        <w:t>are not diagnoses or medical advice.</w:t>
      </w:r>
      <w:r>
        <w:rPr/>
        <w:t xml:space="preserve"> Language that implies causation, such as</w:t>
      </w:r>
      <w:r>
        <w:rPr/>
        <w:t xml:space="preserve"> </w:t>
      </w:r>
      <w:r>
        <w:rPr>
          <w:rFonts w:ascii="Consolas" w:hAnsi="Consolas"/>
        </w:rPr>
        <w:t xml:space="preserve">causes'' or </w:t>
      </w:r>
      <w:r>
        <w:rPr/>
        <w:t>guarantees,'' is outside the scope of a module written with this</w:t>
      </w:r>
      <w:r>
        <w:rPr/>
        <w:t xml:space="preserve"> </w:t>
      </w:r>
      <w:r>
        <w:rPr/>
        <w:t>plugin.</w:t>
      </w:r>
    </w:p>
    <w:p>
      <w:r>
        <w:rPr/>
        <w:t>% ================================================================</w:t>
      </w:r>
      <w:r>
        <w:rPr/>
        <w:t xml:space="preserve"> </w:t>
      </w:r>
      <w:r>
        <w:rPr/>
        <w:t>\section{Plugin surface: tools and skills}</w:t>
      </w:r>
      <w:r>
        <w:rPr/>
        <w:t xml:space="preserve"> </w:t>
      </w:r>
      <w:r>
        <w:rPr/>
        <w:t>\label{app:tools}</w:t>
      </w:r>
      <w:r>
        <w:rPr/>
        <w:t xml:space="preserve"> </w:t>
      </w:r>
      <w:r>
        <w:rPr/>
        <w:t>% ================================================================</w:t>
      </w:r>
    </w:p>
    <w:p>
      <w:r>
        <w:rPr/>
        <w:t>A Claude Code or Codex plugin is a bundle of two kinds of asset.</w:t>
      </w:r>
      <w:r>
        <w:rPr/>
        <w:t xml:space="preserve"> \textbf{MCP</w:t>
      </w:r>
      <w:r>
        <w:rPr/>
        <w:t xml:space="preserve"> </w:t>
      </w:r>
      <w:r>
        <w:rPr/>
        <w:t>tools} are typed operations the assistant can call.</w:t>
      </w:r>
      <w:r>
        <w:rPr/>
        <w:t xml:space="preserve"> Each has a name, typed</w:t>
      </w:r>
      <w:r>
        <w:rPr/>
        <w:t xml:space="preserve"> </w:t>
      </w:r>
      <w:r>
        <w:rPr/>
        <w:t>inputs, and a structured return value.</w:t>
      </w:r>
      <w:r>
        <w:rPr/>
        <w:t xml:space="preserve"> \textbf{Skills} are written</w:t>
      </w:r>
      <w:r>
        <w:rPr/>
        <w:t xml:space="preserve"> </w:t>
      </w:r>
      <w:r>
        <w:rPr/>
        <w:t>instructions loaded into the assistant's context on demand; they teach the</w:t>
      </w:r>
      <w:r>
        <w:rPr/>
        <w:t xml:space="preserve"> </w:t>
      </w:r>
      <w:r>
        <w:rPr/>
        <w:t>workflow that the tools serve, including when to call which tool and what to</w:t>
      </w:r>
      <w:r>
        <w:rPr/>
        <w:t xml:space="preserve"> </w:t>
      </w:r>
      <w:r>
        <w:rPr/>
        <w:t>do with the result.</w:t>
      </w:r>
    </w:p>
    <w:p>
      <w:r>
        <w:rPr/>
        <w:t>\subsection*{Tools (60)}</w:t>
      </w:r>
    </w:p>
    <w:p>
      <w:r>
        <w:rPr/>
        <w:t>The tools are organized into a core set and nine optional groups.</w:t>
      </w:r>
      <w:r>
        <w:rPr/>
        <w:t xml:space="preserve"> By</w:t>
      </w:r>
      <w:r>
        <w:rPr/>
        <w:t xml:space="preserve"> </w:t>
      </w:r>
      <w:r>
        <w:rPr/>
        <w:t>default all of them are listed; in an optional layered mode only the core set</w:t>
      </w:r>
      <w:r>
        <w:rPr/>
        <w:t xml:space="preserve"> </w:t>
      </w:r>
      <w:r>
        <w:rPr/>
        <w:t>is listed and a session reveals the other groups through \texttt{toolbox}.</w:t>
      </w:r>
      <w:r>
        <w:rPr/>
        <w:t xml:space="preserve"> </w:t>
      </w:r>
      <w:r>
        <w:rPr/>
        <w:t>Table~\ref{tab:tools-core} lists the 18 core and meta tools;</w:t>
      </w:r>
      <w:r>
        <w:rPr/>
        <w:t xml:space="preserve"> </w:t>
      </w:r>
      <w:r>
        <w:rPr/>
        <w:t>Tables~\ref{tab:tools-evidence}--\ref{tab:tools-closing} list the nine</w:t>
      </w:r>
      <w:r>
        <w:rPr/>
        <w:t xml:space="preserve"> </w:t>
      </w:r>
      <w:r>
        <w:rPr/>
        <w:t>groups.</w:t>
      </w:r>
      <w:r>
        <w:rPr/>
        <w:t xml:space="preserve"> Registry writes require a token obtained through</w:t>
      </w:r>
      <w:r>
        <w:rPr/>
        <w:t xml:space="preserve"> </w:t>
      </w:r>
      <w:r>
        <w:rPr/>
        <w:t>\texttt{authenticate}.</w:t>
      </w:r>
      <w:r>
        <w:rPr/>
        <w:t xml:space="preserve"> Requests to each outside service pass</w:t>
      </w:r>
      <w:r>
        <w:rPr/>
        <w:t xml:space="preserve"> </w:t>
      </w:r>
      <w:r>
        <w:rPr/>
        <w:t>through that service's pacing gate, and the literature search shares its NCBI</w:t>
      </w:r>
      <w:r>
        <w:rPr/>
        <w:t xml:space="preserve"> </w:t>
      </w:r>
      <w:r>
        <w:rPr/>
        <w:t>gate with the enricher, so both spend one NCBI budget.</w:t>
      </w:r>
    </w:p>
    <w:p>
      <w:r>
        <w:rPr/>
        <w:t>\begin{table}[ht]</w:t>
      </w:r>
      <w:r>
        <w:rPr/>
        <w:t xml:space="preserve"> </w:t>
      </w:r>
      <w:r>
        <w:rPr/>
        <w:t>\centering</w:t>
      </w:r>
      <w:r>
        <w:rPr/>
        <w:t xml:space="preserve"> </w:t>
      </w:r>
      <w:r>
        <w:rPr/>
        <w:t>\scriptsize</w:t>
      </w:r>
      <w:r>
        <w:rPr/>
        <w:t xml:space="preserve"> </w:t>
      </w:r>
      <w:r>
        <w:rPr/>
        <w:t>\caption{Core tools (always listed) and the meta-tool.}</w:t>
      </w:r>
      <w:r>
        <w:rPr/>
        <w:t xml:space="preserve"> </w:t>
      </w:r>
      <w:r>
        <w:rPr/>
        <w:t>\label{tab:tools-core}</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\texttt{list_tables}           &amp; List authorable table kinds and what each row represents \</w:t>
      </w:r>
      <w:r>
        <w:rPr/>
        <w:t xml:space="preserve"> </w:t>
      </w:r>
      <w:r>
        <w:rPr/>
        <w:t>\texttt{describe_table}        &amp; Describe one table kind: every column, type, vocabulary, and pick-list \</w:t>
      </w:r>
      <w:r>
        <w:rPr/>
        <w:t xml:space="preserve"> </w:t>
      </w:r>
      <w:r>
        <w:rPr/>
        <w:t>\texttt{table_requirements}    &amp; The three shapes of requiredness for a table kind \</w:t>
      </w:r>
      <w:r>
        <w:rPr/>
        <w:t xml:space="preserve"> </w:t>
      </w:r>
      <w:r>
        <w:rPr/>
        <w:t>\texttt{describe_machine_table} &amp; Describe a machine-written sidecar: columns, types, vocabulary \</w:t>
      </w:r>
      <w:r>
        <w:rPr/>
        <w:t xml:space="preserve"> </w:t>
      </w:r>
      <w:r>
        <w:rPr/>
        <w:t>\texttt{get_template}          &amp; Get a CSV template (header only, or header plus stub rows) \</w:t>
      </w:r>
      <w:r>
        <w:rPr/>
        <w:t xml:space="preserve"> </w:t>
      </w:r>
      <w:r>
        <w:rPr/>
        <w:t>\texttt{scaffold_module}       &amp; Create \texttt{module_spec.yaml} plus stub CSVs; never overwrites \</w:t>
      </w:r>
      <w:r>
        <w:rPr/>
        <w:t xml:space="preserve"> </w:t>
      </w:r>
      <w:r>
        <w:rPr/>
        <w:t>\texttt{lint_rows}             &amp; Lint CSV text against a table kind (writes nothing) \</w:t>
      </w:r>
      <w:r>
        <w:rPr/>
        <w:t xml:space="preserve"> </w:t>
      </w:r>
      <w:r>
        <w:rPr/>
        <w:t>\texttt{validate_module}       &amp; Pre-flight a spec directory (writes nothing) \</w:t>
      </w:r>
      <w:r>
        <w:rPr/>
        <w:t xml:space="preserve"> </w:t>
      </w:r>
      <w:r>
        <w:rPr/>
        <w:t>\texttt{compile_module}        &amp; Compile a spec directory into Parquet plus \texttt{manifest.json} \</w:t>
      </w:r>
      <w:r>
        <w:rPr/>
        <w:t xml:space="preserve"> </w:t>
      </w:r>
      <w:r>
        <w:rPr/>
        <w:t>\texttt{draft_from_clinvar}   &amp; Draft \texttt{variants.csv} and \texttt{studies.csv} from ClinVar \</w:t>
      </w:r>
      <w:r>
        <w:rPr/>
        <w:t xml:space="preserve"> </w:t>
      </w:r>
      <w:r>
        <w:rPr/>
        <w:t>\texttt{enrich_module}         &amp; Resolve rsIDs to coordinates and mint VRS identifiers \</w:t>
      </w:r>
      <w:r>
        <w:rPr/>
        <w:t xml:space="preserve"> </w:t>
      </w:r>
      <w:r>
        <w:rPr/>
        <w:t>\texttt{literature_search}     &amp; Find papers behind a row; confirm a PMID names the intended paper \</w:t>
      </w:r>
      <w:r>
        <w:rPr/>
        <w:t xml:space="preserve"> </w:t>
      </w:r>
      <w:r>
        <w:rPr/>
        <w:t>\texttt{lookup_citation}       &amp; Check a PMID or DOI and read back which paper it names \</w:t>
      </w:r>
      <w:r>
        <w:rPr/>
        <w:t xml:space="preserve"> </w:t>
      </w:r>
      <w:r>
        <w:rPr/>
        <w:t>\texttt{lookup_variant}        &amp; Look up one variant: loci, alleles, ClinVar calls, rsID currency \</w:t>
      </w:r>
      <w:r>
        <w:rPr/>
        <w:t xml:space="preserve"> </w:t>
      </w:r>
      <w:r>
        <w:rPr/>
        <w:t>\texttt{record_override}       &amp; Log that an authored value deliberately outranks a source \</w:t>
      </w:r>
      <w:r>
        <w:rPr/>
        <w:t xml:space="preserve"> </w:t>
      </w:r>
      <w:r>
        <w:rPr/>
        <w:t>\texttt{registry_register}     &amp; Create a registry account and mint its API key \</w:t>
      </w:r>
      <w:r>
        <w:rPr/>
        <w:t xml:space="preserve"> </w:t>
      </w:r>
      <w:r>
        <w:rPr/>
        <w:t>\texttt{authenticate}           &amp; Provide a registry token to unlock write tools for this session \</w:t>
      </w:r>
      <w:r>
        <w:rPr/>
        <w:t xml:space="preserve"> </w:t>
      </w:r>
      <w:r>
        <w:rPr/>
        <w:t>\texttt{toolbox}                &amp; List optional tool groups and reveal them to the session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\caption{Evidence group: read a paper, its citations, and its supplementary tables.}</w:t>
      </w:r>
      <w:r>
        <w:rPr/>
        <w:t xml:space="preserve"> </w:t>
      </w:r>
      <w:r>
        <w:rPr/>
        <w:t>\label{tab:tools-evidence}</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\texttt{lookup_open_access}     &amp; Where a paper may legally be read, and on what terms \</w:t>
      </w:r>
      <w:r>
        <w:rPr/>
        <w:t xml:space="preserve"> </w:t>
      </w:r>
      <w:r>
        <w:rPr/>
        <w:t>\texttt{fetch_fulltext}          &amp; Retrieve a paper's text so the assistant can read and quote it \</w:t>
      </w:r>
      <w:r>
        <w:rPr/>
        <w:t xml:space="preserve"> </w:t>
      </w:r>
      <w:r>
        <w:rPr/>
        <w:t>\texttt{paper_citations}         &amp; Papers that cite this one, or the papers it cites \</w:t>
      </w:r>
      <w:r>
        <w:rPr/>
        <w:t xml:space="preserve"> </w:t>
      </w:r>
      <w:r>
        <w:rPr/>
        <w:t>\texttt{list_supplementary}      &amp; Inventory the supplementary files attached to a paper \</w:t>
      </w:r>
      <w:r>
        <w:rPr/>
        <w:t xml:space="preserve"> </w:t>
      </w:r>
      <w:r>
        <w:rPr/>
        <w:t>\texttt{fetch_supplementary}     &amp; Download one supplementary file to the cache \</w:t>
      </w:r>
      <w:r>
        <w:rPr/>
        <w:t xml:space="preserve"> </w:t>
      </w:r>
      <w:r>
        <w:rPr/>
        <w:t>\texttt{describe_supplementary}  &amp; Sheets in a downloaded workbook and their column names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\caption{Identifiers group: check gene symbols and ontology CURIEs.}</w:t>
      </w:r>
      <w:r>
        <w:rPr/>
        <w:t xml:space="preserve"> </w:t>
      </w:r>
      <w:r>
        <w:rPr/>
        <w:t>\label{tab:tools-identifiers}</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\texttt{check_identifiers}  &amp; Check every gene symbol (HGNC) and trait CURIE (OLS4) in a spec \</w:t>
      </w:r>
      <w:r>
        <w:rPr/>
        <w:t xml:space="preserve"> </w:t>
      </w:r>
      <w:r>
        <w:rPr/>
        <w:t>\texttt{lookup_identifier}  &amp; Check one gene symbol or trait CURIE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\caption{Pharmacogenomics (PGx) group: draft from curated PGx sources.}</w:t>
      </w:r>
      <w:r>
        <w:rPr/>
        <w:t xml:space="preserve"> </w:t>
      </w:r>
      <w:r>
        <w:rPr/>
        <w:t>\label{tab:tools-pgx}</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\texttt{draft_from_cpic}     &amp; Draft haplotypes, allele function, and diplotypes from CPIC \</w:t>
      </w:r>
      <w:r>
        <w:rPr/>
        <w:t xml:space="preserve"> </w:t>
      </w:r>
      <w:r>
        <w:rPr/>
        <w:t>\texttt{draft_from_clinpgx}  &amp; Draft \texttt{pharm_variants.csv} from a ClinPGx snapshot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\caption{Passes group: fill or re-derive machine-written sidecars.}</w:t>
      </w:r>
      <w:r>
        <w:rPr/>
        <w:t xml:space="preserve"> </w:t>
      </w:r>
      <w:r>
        <w:rPr/>
        <w:t>\label{tab:tools-passes}</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\texttt{enrich_facts}             &amp; Fill frequency, constraint, and dosage sidecars \</w:t>
      </w:r>
      <w:r>
        <w:rPr/>
        <w:t xml:space="preserve"> </w:t>
      </w:r>
      <w:r>
        <w:rPr/>
        <w:t>\texttt{enrich_literature_pass}  &amp; Resolve every citation in \texttt{studies.csv} into \texttt{literature.csv} \</w:t>
      </w:r>
      <w:r>
        <w:rPr/>
        <w:t xml:space="preserve"> </w:t>
      </w:r>
      <w:r>
        <w:rPr/>
        <w:t>\texttt{enrich_gwas_effects}     &amp; Record the GWAS Catalog's published effect sizes for the module's rsIDs \</w:t>
      </w:r>
      <w:r>
        <w:rPr/>
        <w:t xml:space="preserve"> </w:t>
      </w:r>
      <w:r>
        <w:rPr/>
        <w:t>\texttt{refresh_sidecar}          &amp; Re-derive one sidecar against its source, keeping curated rows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\caption{Review group: read a module back and surface decisions.}</w:t>
      </w:r>
      <w:r>
        <w:rPr/>
        <w:t xml:space="preserve"> </w:t>
      </w:r>
      <w:r>
        <w:rPr/>
        <w:t>\label{tab:tools-review}</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\texttt{audit_module}   &amp; Ask what a curation pass would ask (offline, reads only) \</w:t>
      </w:r>
      <w:r>
        <w:rPr/>
        <w:t xml:space="preserve"> </w:t>
      </w:r>
      <w:r>
        <w:rPr/>
        <w:t>\texttt{review_queue}   &amp; Rank the rows where somebody overruled a source \</w:t>
      </w:r>
      <w:r>
        <w:rPr/>
        <w:t xml:space="preserve"> </w:t>
      </w:r>
      <w:r>
        <w:rPr/>
        <w:t>\texttt{review_logs}    &amp; Show what is in the module's logs (publishing them is permanent) \</w:t>
      </w:r>
      <w:r>
        <w:rPr/>
        <w:t xml:space="preserve"> </w:t>
      </w:r>
      <w:r>
        <w:rPr/>
        <w:t>\texttt{study_facts}    &amp; Per-study facts the GWAS pass wrote into \texttt{gwas_effects.csv}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\caption{Integrity group: compare, sign, verify, and reverse modules.}</w:t>
      </w:r>
      <w:r>
        <w:rPr/>
        <w:t xml:space="preserve"> </w:t>
      </w:r>
      <w:r>
        <w:rPr/>
        <w:t>\label{tab:tools-integrity}</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\texttt{compare_modules}        &amp; What moved between two spec directories (offline) \</w:t>
      </w:r>
      <w:r>
        <w:rPr/>
        <w:t xml:space="preserve"> </w:t>
      </w:r>
      <w:r>
        <w:rPr/>
        <w:t>\texttt{compare_to_published}  &amp; Is local data ahead of the catalog, and how?</w:t>
      </w:r>
      <w:r>
        <w:rPr/>
        <w:t xml:space="preserve"> \</w:t>
      </w:r>
      <w:r>
        <w:rPr/>
        <w:t xml:space="preserve"> </w:t>
      </w:r>
      <w:r>
        <w:rPr/>
        <w:t>\texttt{module_signature}       &amp; Content signature of raw authored data (no compile, no network) \</w:t>
      </w:r>
      <w:r>
        <w:rPr/>
        <w:t xml:space="preserve"> </w:t>
      </w:r>
      <w:r>
        <w:rPr/>
        <w:t>\texttt{verify_artifact}        &amp; Re-hash every file in a compiled artifact and recompute the digest \</w:t>
      </w:r>
      <w:r>
        <w:rPr/>
        <w:t xml:space="preserve"> </w:t>
      </w:r>
      <w:r>
        <w:rPr/>
        <w:t>\texttt{reverse_module}         &amp; Turn a compiled artifact back into an authored spec directory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\caption{Catalog group: read the registry.}</w:t>
      </w:r>
      <w:r>
        <w:rPr/>
        <w:t xml:space="preserve"> </w:t>
      </w:r>
      <w:r>
        <w:rPr/>
        <w:t>\label{tab:tools-catalog}</w:t>
      </w:r>
      <w:r>
        <w:rPr/>
        <w:t xml:space="preserve"> </w:t>
      </w:r>
      <w:r>
        <w:rPr/>
        <w:t>\begin{tabular}{@{}p{0.32\linewidth}p{0.60\linewidth}@{}}</w:t>
      </w:r>
      <w:r>
        <w:rPr/>
        <w:t xml:space="preserve"> </w:t>
      </w:r>
      <w:r>
        <w:rPr/>
        <w:t>\toprule</w:t>
      </w:r>
      <w:r>
        <w:rPr/>
        <w:t xml:space="preserve"> </w:t>
      </w:r>
      <w:r>
        <w:rPr/>
        <w:t>Tool &amp; Purpose \</w:t>
      </w:r>
      <w:r>
        <w:rPr/>
        <w:t xml:space="preserve"> </w:t>
      </w:r>
      <w:r>
        <w:rPr/>
        <w:t>\midrule</w:t>
      </w:r>
      <w:r>
        <w:rPr/>
        <w:t xml:space="preserve"> </w:t>
      </w:r>
      <w:r>
        <w:rPr/>
        <w:t>\texttt{registry_search}              &amp; Search published modules (read-only, no token) \</w:t>
      </w:r>
      <w:r>
        <w:rPr/>
        <w:t xml:space="preserve"> </w:t>
      </w:r>
      <w:r>
        <w:rPr/>
        <w:t>\texttt{registry_get_module}          &amp; Fetch one module's full record: card, readme, versions, manifest \</w:t>
      </w:r>
      <w:r>
        <w:rPr/>
        <w:t xml:space="preserve"> </w:t>
      </w:r>
      <w:r>
        <w:rPr/>
        <w:t>\texttt{registry_health}              &amp; Is this registry instance up, and which instance is it?</w:t>
      </w:r>
      <w:r>
        <w:rPr/>
        <w:t xml:space="preserve"> \</w:t>
      </w:r>
      <w:r>
        <w:rPr/>
        <w:t xml:space="preserve"> </w:t>
      </w:r>
      <w:r>
        <w:rPr/>
        <w:t>\texttt{registry_is_published}        &amp; Has this authored data been published under any name?</w:t>
      </w:r>
      <w:r>
        <w:rPr/>
        <w:t xml:space="preserve"> \</w:t>
      </w:r>
      <w:r>
        <w:rPr/>
        <w:t xml:space="preserve"> </w:t>
      </w:r>
      <w:r>
        <w:rPr/>
        <w:t>\texttt{registry_namespace_available} &amp; Check whether a namespace is legal and unclaimed \</w:t>
      </w:r>
      <w:r>
        <w:rPr/>
        <w:t xml:space="preserve"> </w:t>
      </w:r>
      <w:r>
        <w:rPr/>
        <w:t>\texttt{registry_download}            &amp; Download and integrity-verify a published module version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\caption{Publish group: write to the registry (token required).}</w:t>
      </w:r>
      <w:r>
        <w:rPr/>
        <w:t xml:space="preserve"> </w:t>
      </w:r>
      <w:r>
        <w:rPr/>
        <w:t>\label{tab:tools-publish}</w:t>
      </w:r>
      <w:r>
        <w:rPr/>
        <w:t xml:space="preserve"> </w:t>
      </w:r>
      <w:r>
        <w:rPr/>
        <w:t>\begin{tabular}{@{}p{0.32\linewidth}p{0.60\linewidth}@{}}</w:t>
      </w:r>
      <w:r>
        <w:rPr/>
        <w:t xml:space="preserve"> </w:t>
      </w:r>
      <w:r>
        <w:rPr/>
        <w:t>\toprule</w:t>
      </w:r>
      <w:r>
        <w:rPr/>
        <w:t xml:space="preserve"> </w:t>
      </w:r>
      <w:r>
        <w:rPr/>
        <w:t>Tool &amp; Purpose \</w:t>
      </w:r>
      <w:r>
        <w:rPr/>
        <w:t xml:space="preserve"> </w:t>
      </w:r>
      <w:r>
        <w:rPr/>
        <w:t>\midrule</w:t>
      </w:r>
      <w:r>
        <w:rPr/>
        <w:t xml:space="preserve"> </w:t>
      </w:r>
      <w:r>
        <w:rPr/>
        <w:t>\texttt{registry_whoami}           &amp; Confirm the token is accepted and report the account \</w:t>
      </w:r>
      <w:r>
        <w:rPr/>
        <w:t xml:space="preserve"> </w:t>
      </w:r>
      <w:r>
        <w:rPr/>
        <w:t>\texttt{registry_validate}         &amp; Validate a spec on the registry without publishing \</w:t>
      </w:r>
      <w:r>
        <w:rPr/>
        <w:t xml:space="preserve"> </w:t>
      </w:r>
      <w:r>
        <w:rPr/>
        <w:t>\texttt{registry_check}            &amp; Full publish dry run: validation plus network checks \</w:t>
      </w:r>
      <w:r>
        <w:rPr/>
        <w:t xml:space="preserve"> </w:t>
      </w:r>
      <w:r>
        <w:rPr/>
        <w:t>\texttt{registry_publish}          &amp; Publish a spec directory as a module version \</w:t>
      </w:r>
      <w:r>
        <w:rPr/>
        <w:t xml:space="preserve"> </w:t>
      </w:r>
      <w:r>
        <w:rPr/>
        <w:t>\texttt{registry_amend_readme}    &amp; Replace a published version's readme (no version bump) \</w:t>
      </w:r>
      <w:r>
        <w:rPr/>
        <w:t xml:space="preserve"> </w:t>
      </w:r>
      <w:r>
        <w:rPr/>
        <w:t>\texttt{registry_claim_namespace} &amp; Claim a publishing namespace (irreversible on production) \</w:t>
      </w:r>
      <w:r>
        <w:rPr/>
        <w:t xml:space="preserve"> </w:t>
      </w:r>
      <w:r>
        <w:rPr/>
        <w:t>\texttt{registry_yank}             &amp; Stop recommending a version (stays fetchable for pinned users) \</w:t>
      </w:r>
      <w:r>
        <w:rPr/>
        <w:t xml:space="preserve"> </w:t>
      </w:r>
      <w:r>
        <w:rPr/>
        <w:t>\texttt{registry_unyank}           &amp; Restore a yanked version to listings \</w:t>
      </w:r>
      <w:r>
        <w:rPr/>
        <w:t xml:space="preserve"> </w:t>
      </w:r>
      <w:r>
        <w:rPr/>
        <w:t>\texttt{registry_delete_version}  &amp; Hard-delete one rehearsed version from the test registry \</w:t>
      </w:r>
      <w:r>
        <w:rPr/>
        <w:t xml:space="preserve"> </w:t>
      </w:r>
      <w:r>
        <w:rPr/>
        <w:t>\texttt{registry_delete_module}   &amp; Hard-delete all rehearsed versions from the test registry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\caption{Closing group: finish and describe.}</w:t>
      </w:r>
      <w:r>
        <w:rPr/>
        <w:t xml:space="preserve"> </w:t>
      </w:r>
      <w:r>
        <w:rPr/>
        <w:t>\label{tab:tools-closing}</w:t>
      </w:r>
      <w:r>
        <w:rPr/>
        <w:t xml:space="preserve"> </w:t>
      </w:r>
      <w:r>
        <w:rPr/>
        <w:t>\begin{tabular}{@{}p{0.30\linewidth}p{0.62\linewidth}@{}}</w:t>
      </w:r>
      <w:r>
        <w:rPr/>
        <w:t xml:space="preserve"> </w:t>
      </w:r>
      <w:r>
        <w:rPr/>
        <w:t>\toprule</w:t>
      </w:r>
      <w:r>
        <w:rPr/>
        <w:t xml:space="preserve"> </w:t>
      </w:r>
      <w:r>
        <w:rPr/>
        <w:t>Tool &amp; Purpose \</w:t>
      </w:r>
      <w:r>
        <w:rPr/>
        <w:t xml:space="preserve"> </w:t>
      </w:r>
      <w:r>
        <w:rPr/>
        <w:t>\midrule</w:t>
      </w:r>
      <w:r>
        <w:rPr/>
        <w:t xml:space="preserve"> </w:t>
      </w:r>
      <w:r>
        <w:rPr/>
        <w:t>\texttt{close_module}        &amp; Declare authoring finished, bound to its authored bytes \</w:t>
      </w:r>
      <w:r>
        <w:rPr/>
        <w:t xml:space="preserve"> </w:t>
      </w:r>
      <w:r>
        <w:rPr/>
        <w:t>\texttt{describe_spec_file} &amp; Describe \texttt{module_spec.yaml}: every key and block it carries \</w:t>
      </w:r>
      <w:r>
        <w:rPr/>
        <w:t xml:space="preserve"> </w:t>
      </w:r>
      <w:r>
        <w:rPr/>
        <w:t>\texttt{authoring_reference} &amp; The complete generated description of the authoring DSL as JSON \</w:t>
      </w:r>
      <w:r>
        <w:rPr/>
        <w:t xml:space="preserve"> </w:t>
      </w:r>
      <w:r>
        <w:rPr/>
        <w:t>\bottomrule</w:t>
      </w:r>
      <w:r>
        <w:rPr/>
        <w:t xml:space="preserve"> </w:t>
      </w:r>
      <w:r>
        <w:rPr/>
        <w:t>\end{tabular}</w:t>
      </w:r>
      <w:r>
        <w:rPr/>
        <w:t xml:space="preserve"> </w:t>
      </w:r>
      <w:r>
        <w:rPr/>
        <w:t>\end{table}</w:t>
      </w:r>
    </w:p>
    <w:p>
      <w:r>
        <w:rPr/>
        <w:t>\subsection*{Skills (20)}</w:t>
      </w:r>
    </w:p>
    <w:p>
      <w:r>
        <w:rPr/>
        <w:t>Skills are Markdown documents loaded into the assistant's context when</w:t>
      </w:r>
      <w:r>
        <w:rPr/>
        <w:t xml:space="preserve"> </w:t>
      </w:r>
      <w:r>
        <w:rPr/>
        <w:t>needed.</w:t>
      </w:r>
      <w:r>
        <w:rPr/>
        <w:t xml:space="preserve"> Seven are \textbf{commands} (Table~\ref{tab:skills-commands}), which the user invokes by typing \texttt{/name} in</w:t>
      </w:r>
      <w:r>
        <w:rPr/>
        <w:t xml:space="preserve"> </w:t>
      </w:r>
      <w:r>
        <w:rPr/>
        <w:t>the assistant's prompt.</w:t>
      </w:r>
      <w:r>
        <w:rPr/>
        <w:t xml:space="preserve"> The other thirteen are \textbf{guides} (Table~\ref{tab:skills-guides}), which a router</w:t>
      </w:r>
      <w:r>
        <w:rPr/>
        <w:t xml:space="preserve"> </w:t>
      </w:r>
      <w:r>
        <w:rPr/>
        <w:t>loads by naming their path when the assistant reaches the corresponding</w:t>
      </w:r>
      <w:r>
        <w:rPr/>
        <w:t xml:space="preserve"> </w:t>
      </w:r>
      <w:r>
        <w:rPr/>
        <w:t>stage.</w:t>
      </w:r>
      <w:r>
        <w:rPr/>
        <w:t xml:space="preserve"> </w:t>
      </w:r>
      <w:commentRangeStart w:id="23"/>
      <w:ins w:id="126" w:author="Story" w:date="2026-10-27T20:49:52Z">
        <w:r>
          <w:rPr/>
          <w:t>A guide is deliberately not matched from its own description, which keeps thirteen documents out of every session's prompt and leaves a guide that nothing links to unreachable rather than merely quiet.</w:t>
        </w:r>
      </w:ins>
      <w:commentRangeEnd w:id="23"/>
      <w:r>
        <w:rPr>
          <w:rStyle w:val="CommentReference"/>
        </w:rPr>
        <w:commentReference w:id="23"/>
      </w:r>
    </w:p>
    <w:p>
      <w:r>
        <w:rPr/>
        <w:t>\begin{table}[ht]</w:t>
      </w:r>
      <w:r>
        <w:rPr/>
        <w:t xml:space="preserve"> </w:t>
      </w:r>
      <w:r>
        <w:rPr/>
        <w:t>\centering</w:t>
      </w:r>
      <w:r>
        <w:rPr/>
        <w:t xml:space="preserve"> </w:t>
      </w:r>
      <w:r>
        <w:rPr/>
        <w:t>\scriptsize</w:t>
      </w:r>
      <w:r>
        <w:rPr/>
        <w:t xml:space="preserve"> </w:t>
      </w:r>
      <w:r>
        <w:rPr/>
        <w:t>\caption{User-invocable commands (7).</w:t>
      </w:r>
      <w:r>
        <w:rPr/>
        <w:t xml:space="preserve"> Each is typed as</w:t>
      </w:r>
      <w:r>
        <w:rPr/>
        <w:t xml:space="preserve"> </w:t>
      </w:r>
      <w:r>
        <w:rPr/>
        <w:t>\texttt{/name} in the assistant prompt.}</w:t>
      </w:r>
      <w:r>
        <w:rPr/>
        <w:t xml:space="preserve"> </w:t>
      </w:r>
      <w:r>
        <w:rPr/>
        <w:t>\label{tab:skills-commands}</w:t>
      </w:r>
      <w:r>
        <w:rPr/>
        <w:t xml:space="preserve"> </w:t>
      </w:r>
      <w:r>
        <w:rPr/>
        <w:t>\begin{tabular}{@{}p{0.25\linewidth}p{0.67\linewidth}@{}}</w:t>
      </w:r>
      <w:r>
        <w:rPr/>
        <w:t xml:space="preserve"> </w:t>
      </w:r>
      <w:r>
        <w:rPr/>
        <w:t>\toprule</w:t>
      </w:r>
      <w:r>
        <w:rPr/>
        <w:t xml:space="preserve"> </w:t>
      </w:r>
      <w:r>
        <w:rPr/>
        <w:t>Command &amp; Purpose \</w:t>
      </w:r>
      <w:r>
        <w:rPr/>
        <w:t xml:space="preserve"> </w:t>
      </w:r>
      <w:r>
        <w:rPr/>
        <w:t>\midrule</w:t>
      </w:r>
      <w:r>
        <w:rPr/>
        <w:t xml:space="preserve"> </w:t>
      </w:r>
      <w:r>
        <w:rPr/>
        <w:t>\texttt{/create-module}         &amp; Router: begin or continue creating a module from any starting point \</w:t>
      </w:r>
      <w:r>
        <w:rPr/>
        <w:t xml:space="preserve"> </w:t>
      </w:r>
      <w:r>
        <w:rPr/>
        <w:t>\texttt{/module-status}         &amp; Inspect a directory and identify the next decision \</w:t>
      </w:r>
      <w:r>
        <w:rPr/>
        <w:t xml:space="preserve"> </w:t>
      </w:r>
      <w:r>
        <w:rPr/>
        <w:t>\texttt{/module-revise}         &amp; Begin another pass over an existing module \</w:t>
      </w:r>
      <w:r>
        <w:rPr/>
        <w:t xml:space="preserve"> </w:t>
      </w:r>
      <w:r>
        <w:rPr/>
        <w:t>\texttt{/find-evidence}         &amp; Find and read evidence for a row \</w:t>
      </w:r>
      <w:r>
        <w:rPr/>
        <w:t xml:space="preserve"> </w:t>
      </w:r>
      <w:r>
        <w:rPr/>
        <w:t>\texttt{/module-publish}        &amp; Rehearse on the test registry, then publish to the catalog \</w:t>
      </w:r>
      <w:r>
        <w:rPr/>
        <w:t xml:space="preserve"> </w:t>
      </w:r>
      <w:r>
        <w:rPr/>
        <w:t>\texttt{/module-symptom}        &amp; Explain a message from the toolchain \</w:t>
      </w:r>
      <w:r>
        <w:rPr/>
        <w:t xml:space="preserve"> </w:t>
      </w:r>
      <w:r>
        <w:rPr/>
        <w:t xml:space="preserve">\texttt{/module-install-local}  &amp; Install a compiled module into Just-DNA-Lite </w:t>
      </w:r>
      <w:commentRangeStart w:id="24"/>
      <w:del w:id="127" w:author="Policy fit" w:date="2026-10-27T20:49:52Z">
        <w:r>
          <w:rPr/>
          <w:delText>locally</w:delText>
        </w:r>
      </w:del>
      <w:ins w:id="128" w:author="Policy fit" w:date="2026-10-27T20:49:52Z">
        <w:r>
          <w:rPr/>
          <w:t>and, on request, run it on local genomes</w:t>
        </w:r>
      </w:ins>
      <w:commentRangeEnd w:id="24"/>
      <w:r>
        <w:rPr>
          <w:rStyle w:val="CommentReference"/>
        </w:rPr>
        <w:commentReference w:id="24"/>
      </w:r>
      <w:r>
        <w:rPr/>
        <w:t xml:space="preserve"> \</w:t>
      </w:r>
      <w:r>
        <w:rPr/>
        <w:t xml:space="preserve"> </w:t>
      </w:r>
      <w:r>
        <w:rPr/>
        <w:t>\bottomrule</w:t>
      </w:r>
      <w:r>
        <w:rPr/>
        <w:t xml:space="preserve"> </w:t>
      </w:r>
      <w:r>
        <w:rPr/>
        <w:t>\end{tabular}</w:t>
      </w:r>
      <w:r>
        <w:rPr/>
        <w:t xml:space="preserve"> </w:t>
      </w:r>
      <w:r>
        <w:rPr/>
        <w:t>\end{table}</w:t>
      </w:r>
    </w:p>
    <w:p>
      <w:r>
        <w:rPr/>
        <w:t>\begin{table}[ht]</w:t>
      </w:r>
      <w:r>
        <w:rPr/>
        <w:t xml:space="preserve"> </w:t>
      </w:r>
      <w:r>
        <w:rPr/>
        <w:t>\centering</w:t>
      </w:r>
      <w:r>
        <w:rPr/>
        <w:t xml:space="preserve"> </w:t>
      </w:r>
      <w:r>
        <w:rPr/>
        <w:t>\scriptsize</w:t>
      </w:r>
      <w:r>
        <w:rPr/>
        <w:t xml:space="preserve"> </w:t>
      </w:r>
      <w:r>
        <w:rPr/>
        <w:t>\caption{Guides (13).</w:t>
      </w:r>
      <w:r>
        <w:rPr/>
        <w:t xml:space="preserve"> Each is loaded by a router or a preceding skill</w:t>
      </w:r>
      <w:r>
        <w:rPr/>
        <w:t xml:space="preserve"> </w:t>
      </w:r>
      <w:r>
        <w:rPr/>
        <w:t>rather than invoked by the user directly.}</w:t>
      </w:r>
      <w:r>
        <w:rPr/>
        <w:t xml:space="preserve"> </w:t>
      </w:r>
      <w:r>
        <w:rPr/>
        <w:t>\label{tab:skills-guides}</w:t>
      </w:r>
      <w:r>
        <w:rPr/>
        <w:t xml:space="preserve"> </w:t>
      </w:r>
      <w:r>
        <w:rPr/>
        <w:t>\begin{tabular}{@{}p{0.22\linewidth}p{0.70\linewidth}@{}}</w:t>
      </w:r>
      <w:r>
        <w:rPr/>
        <w:t xml:space="preserve"> </w:t>
      </w:r>
      <w:r>
        <w:rPr/>
        <w:t>\toprule</w:t>
      </w:r>
      <w:r>
        <w:rPr/>
        <w:t xml:space="preserve"> </w:t>
      </w:r>
      <w:r>
        <w:rPr/>
        <w:t>Guide &amp; Purpose \</w:t>
      </w:r>
      <w:r>
        <w:rPr/>
        <w:t xml:space="preserve"> </w:t>
      </w:r>
      <w:r>
        <w:rPr/>
        <w:t>\midrule</w:t>
      </w:r>
      <w:r>
        <w:rPr/>
        <w:t xml:space="preserve"> </w:t>
      </w:r>
      <w:r>
        <w:rPr/>
        <w:t>\texttt{module-101}      &amp; High-level map: what a module is, what the plugin can and cannot do \</w:t>
      </w:r>
      <w:r>
        <w:rPr/>
        <w:t xml:space="preserve"> </w:t>
      </w:r>
      <w:r>
        <w:rPr/>
        <w:t>\texttt{module-start}    &amp; Stage 0--1: triage, licence, the spec \</w:t>
      </w:r>
      <w:r>
        <w:rPr/>
        <w:t xml:space="preserve"> </w:t>
      </w:r>
      <w:r>
        <w:rPr/>
        <w:t>\texttt{module-draft}    &amp; Stage 2: draft rows from evidence or a provider \</w:t>
      </w:r>
      <w:r>
        <w:rPr/>
        <w:t xml:space="preserve"> </w:t>
      </w:r>
      <w:r>
        <w:rPr/>
        <w:t>\texttt{module-curate}   &amp; Stage 3: curate scientific decisions \</w:t>
      </w:r>
      <w:r>
        <w:rPr/>
        <w:t xml:space="preserve"> </w:t>
      </w:r>
      <w:r>
        <w:rPr/>
        <w:t>\texttt{module-enrich}   &amp; Stage 4: enrich with coordinates, identifiers, and sidecars \</w:t>
      </w:r>
      <w:r>
        <w:rPr/>
        <w:t xml:space="preserve"> </w:t>
      </w:r>
      <w:r>
        <w:rPr/>
        <w:t>\texttt{module-check}    &amp; Stage 5: cross-check against reference databases \</w:t>
      </w:r>
      <w:r>
        <w:rPr/>
        <w:t xml:space="preserve"> </w:t>
      </w:r>
      <w:r>
        <w:rPr/>
        <w:t>\texttt{module-compile}  &amp; Stage 6: validate and compile to Parquet \</w:t>
      </w:r>
      <w:r>
        <w:rPr/>
        <w:t xml:space="preserve"> </w:t>
      </w:r>
      <w:r>
        <w:rPr/>
        <w:t>\texttt{module-close}    &amp; Stage 6b: declare authoring finished and bind to authored bytes \</w:t>
      </w:r>
      <w:r>
        <w:rPr/>
        <w:t xml:space="preserve"> </w:t>
      </w:r>
      <w:r>
        <w:rPr/>
        <w:t>\texttt{module-refresh}  &amp; Re-run anything that already ran \</w:t>
      </w:r>
      <w:r>
        <w:rPr/>
        <w:t xml:space="preserve"> </w:t>
      </w:r>
      <w:r>
        <w:rPr/>
        <w:t>\texttt{module-diff}     &amp; What moved, and the reading that means a source changed its answer \</w:t>
      </w:r>
      <w:r>
        <w:rPr/>
        <w:t xml:space="preserve"> </w:t>
      </w:r>
      <w:r>
        <w:rPr/>
        <w:t>\texttt{module-tables}   &amp; Which table kind, where every file sits, the three on-disk shapes \</w:t>
      </w:r>
      <w:r>
        <w:rPr/>
        <w:t xml:space="preserve"> </w:t>
      </w:r>
      <w:r>
        <w:rPr/>
        <w:t>\texttt{module-weights}  &amp; The weight column everyone fills and nobody declares \</w:t>
      </w:r>
      <w:r>
        <w:rPr/>
        <w:t xml:space="preserve"> </w:t>
      </w:r>
      <w:r>
        <w:rPr/>
        <w:t>\texttt{module-consumer} &amp; The annotation consumer's side of the seam \</w:t>
      </w:r>
      <w:r>
        <w:rPr/>
        <w:t xml:space="preserve"> </w:t>
      </w:r>
      <w:r>
        <w:rPr/>
        <w:t>\bottomrule</w:t>
      </w:r>
      <w:r>
        <w:rPr/>
        <w:t xml:space="preserve"> </w:t>
      </w:r>
      <w:r>
        <w:rPr/>
        <w:t>\end{tabular}</w:t>
      </w:r>
      <w:r>
        <w:rPr/>
        <w:t xml:space="preserve"> </w:t>
      </w:r>
      <w:r>
        <w:rPr/>
        <w:t>\end{table}</w:t>
      </w:r>
    </w:p>
    <w:p>
      <w:r>
        <w:rPr/>
        <w:t>\end{document}</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Questions for the authors" w:initials="QF" w:date="2026-10-27T20:49:52Z">
    <w:p>
      <w:pPr>
        <w:pStyle w:val="CommentText"/>
      </w:pPr>
      <w:r>
        <w:rPr>
          <w:rStyle w:val="CommentReference"/>
        </w:rPr>
        <w:annotationRef/>
      </w:r>
      <w:r>
        <w:t>Question for the authors: If a survey or usage report documents the growth, cite it and keep 'increasingly'. (DS-C3)</w:t>
      </w:r>
    </w:p>
  </w:comment>
  <w:comment w:id="1" w:author="Deslop" w:initials="D" w:date="2026-10-27T20:49:52Z">
    <w:p>
      <w:pPr>
        <w:pStyle w:val="CommentText"/>
      </w:pPr>
      <w:r>
        <w:rPr>
          <w:rStyle w:val="CommentReference"/>
        </w:rPr>
        <w:annotationRef/>
      </w:r>
      <w:r>
        <w:t>Proposed: Drop the uncited trend from the opening of the Introduction's second paragraph. Why: 'Researchers increasingly' attributes a growing use to nobody in particular and cites nothing for it (A6); the new wording keeps the use the paragraph relies on and drops the uncited trend. Dropping 'increasingly' narrows a claim, so it is proposed. (DS-C3)</w:t>
      </w:r>
    </w:p>
  </w:comment>
  <w:comment w:id="2" w:author="Prose edit" w:initials="PE" w:date="2026-10-27T20:49:52Z">
    <w:p>
      <w:pPr>
        <w:pStyle w:val="CommentText"/>
      </w:pPr>
      <w:r>
        <w:rPr>
          <w:rStyle w:val="CommentReference"/>
        </w:rPr>
        <w:annotationRef/>
      </w:r>
      <w:r>
        <w:t>Proposed: Say what each variant can carry, as the Abstract does. Why: The format requires the genotype but leaves the effect weight and the provenance quote optional (IC-4, confirmed), and the Abstract already says a variant can carry them. 'Can be linked to' brings the Introduction down to the same claim, and 'in which' replaces a loose 'where'. (PE-C1)</w:t>
      </w:r>
    </w:p>
  </w:comment>
  <w:comment w:id="3" w:author="Questions for the authors" w:initials="QF" w:date="2026-10-27T20:49:52Z">
    <w:p>
      <w:pPr>
        <w:pStyle w:val="CommentText"/>
      </w:pPr>
      <w:r>
        <w:rPr>
          <w:rStyle w:val="CommentReference"/>
        </w:rPr>
        <w:annotationRef/>
      </w:r>
      <w:r>
        <w:t>Question for the authors: If LitVar 2 is meant as well, keep the plural. (PE-C2)</w:t>
      </w:r>
    </w:p>
  </w:comment>
  <w:comment w:id="4" w:author="Prose edit" w:initials="PE" w:date="2026-10-27T20:49:52Z">
    <w:p>
      <w:pPr>
        <w:pStyle w:val="CommentText"/>
      </w:pPr>
      <w:r>
        <w:rPr>
          <w:rStyle w:val="CommentReference"/>
        </w:rPr>
        <w:annotationRef/>
      </w:r>
      <w:r>
        <w:t>Proposed: Name the system the sentence describes. Why: Of the systems the paragraph names, only PubMind uses a language model to extract records and publishes them as a database, so 'these systems' credits the tagging tools with something the paragraph says they do not do. (PE-C2)</w:t>
      </w:r>
    </w:p>
  </w:comment>
  <w:comment w:id="5" w:author="Figures and tables" w:initials="FA" w:date="2026-10-27T20:49:52Z">
    <w:p>
      <w:pPr>
        <w:pStyle w:val="CommentText"/>
      </w:pPr>
      <w:r>
        <w:rPr>
          <w:rStyle w:val="CommentReference"/>
        </w:rPr>
        <w:annotationRef/>
      </w:r>
      <w:r>
        <w:t>Proposed: The 'install' label moved off its arrow. Why: Placed to the right of the arrow's midpoint, the label sits on the dashed line; below right it is clear. (FG-C14)</w:t>
      </w:r>
    </w:p>
  </w:comment>
  <w:comment w:id="6" w:author="Figures and tables" w:initials="FA" w:date="2026-10-27T20:49:52Z">
    <w:p>
      <w:pPr>
        <w:pStyle w:val="CommentText"/>
      </w:pPr>
      <w:r>
        <w:rPr>
          <w:rStyle w:val="CommentReference"/>
        </w:rPr>
        <w:annotationRef/>
      </w:r>
      <w:r>
        <w:t>Proposed: Enrich labelled with just-dna-enricher. Why: Table 2 gives enrichment to just-dna-enricher, but Figure 2 names the component of every other labelled step and leaves Enrich unlabelled; below the box, the label does not collide with the compiler's. (FG-C15)</w:t>
      </w:r>
    </w:p>
  </w:comment>
  <w:comment w:id="7" w:author="Figures and tables" w:initials="FA" w:date="2026-10-27T20:49:52Z">
    <w:p>
      <w:pPr>
        <w:pStyle w:val="CommentText"/>
      </w:pPr>
      <w:r>
        <w:rPr>
          <w:rStyle w:val="CommentReference"/>
        </w:rPr>
        <w:annotationRef/>
      </w:r>
      <w:r>
        <w:t>Proposed: Table 2 set at the size of Tables 3 and 4. Why: Table 2 was the only table at the body's 11 pt; at 10 pt like Tables 3 and 4 it matches them and gives back the lines the longer captions of Figure 2 and Table 4 take under the 8-page limit. (FG-C16)</w:t>
      </w:r>
    </w:p>
  </w:comment>
  <w:comment w:id="8" w:author="Prose edit" w:initials="PE" w:date="2026-10-27T20:49:52Z">
    <w:p>
      <w:pPr>
        <w:pStyle w:val="CommentText"/>
      </w:pPr>
      <w:r>
        <w:rPr>
          <w:rStyle w:val="CommentReference"/>
        </w:rPr>
        <w:annotationRef/>
      </w:r>
      <w:r>
        <w:t>Proposed: State which two outcomes the attestation tells apart. Why: An empty report and a report with no findings read as the same thing; the paragraph's point is that the attestation separates a check that never ran from one that ran and found nothing, and the new wording says that. (PE-C3)</w:t>
      </w:r>
    </w:p>
  </w:comment>
  <w:comment w:id="9" w:author="Questions for the authors" w:initials="QF" w:date="2026-10-27T20:49:52Z">
    <w:p>
      <w:pPr>
        <w:pStyle w:val="CommentText"/>
      </w:pPr>
      <w:r>
        <w:rPr>
          <w:rStyle w:val="CommentReference"/>
        </w:rPr>
        <w:annotationRef/>
      </w:r>
      <w:r>
        <w:t>Question for the authors: Check that the definition says what you mean, in particular the sign convention and that no tool fills the column. (ST-C5)</w:t>
      </w:r>
    </w:p>
  </w:comment>
  <w:comment w:id="10" w:author="Story" w:initials="S" w:date="2026-10-27T20:49:52Z">
    <w:p>
      <w:pPr>
        <w:pStyle w:val="CommentText"/>
      </w:pPr>
      <w:r>
        <w:rPr>
          <w:rStyle w:val="CommentReference"/>
        </w:rPr>
        <w:annotationRef/>
      </w:r>
      <w:r>
        <w:t>Proposed: Define 'weight' where it first appears. Why: The paper uses 'weight' from Section 3.3 on without defining it, and the informed outsider closed the paper looking for it. The definition follows the authors' guide skills/module-weights/GUIDE.md ('weight is a contribution to a wellness-style score, not a hazard ratio'). (ST-C5)</w:t>
      </w:r>
    </w:p>
  </w:comment>
  <w:comment w:id="11" w:author="Questions for the authors" w:initials="QF" w:date="2026-10-27T20:49:52Z">
    <w:p>
      <w:pPr>
        <w:pStyle w:val="CommentText"/>
      </w:pPr>
      <w:r>
        <w:rPr>
          <w:rStyle w:val="CommentReference"/>
        </w:rPr>
        <w:annotationRef/>
      </w:r>
      <w:r>
        <w:t>Question for the authors: The reporting check's RP-C3 adds the paper's name to the same first sentence; take both by putting that name after 'on one paper'. (ST-C4)</w:t>
      </w:r>
    </w:p>
  </w:comment>
  <w:comment w:id="12" w:author="Story" w:initials="S" w:date="2026-10-27T20:49:52Z">
    <w:p>
      <w:pPr>
        <w:pStyle w:val="CommentText"/>
      </w:pPr>
      <w:r>
        <w:rPr>
          <w:rStyle w:val="CommentReference"/>
        </w:rPr>
        <w:annotationRef/>
      </w:r>
      <w:r>
        <w:t>Proposed: Put the scored runs' finding in their first sentence. Why: The paragraph's first sentence only described the table. Joining it to the next puts the finding first while the scope, one prompt and one paper, stays in the same sentence. (ST-C4)</w:t>
      </w:r>
    </w:p>
  </w:comment>
  <w:comment w:id="13" w:author="Questions for the authors" w:initials="QF" w:date="2026-10-27T20:49:52Z">
    <w:p>
      <w:pPr>
        <w:pStyle w:val="CommentText"/>
      </w:pPr>
      <w:r>
        <w:rPr>
          <w:rStyle w:val="CommentReference"/>
        </w:rPr>
        <w:annotationRef/>
      </w:r>
      <w:r>
        <w:t>Question for the authors: Add run 1 if its transcript was checked as well; the commit that scored it (fab4db5) does not say. (RP-C4)</w:t>
      </w:r>
    </w:p>
  </w:comment>
  <w:comment w:id="14" w:author="Reporting check" w:initials="RC" w:date="2026-10-27T20:49:52Z">
    <w:p>
      <w:pPr>
        <w:pStyle w:val="CommentText"/>
      </w:pPr>
      <w:r>
        <w:rPr>
          <w:rStyle w:val="CommentReference"/>
        </w:rPr>
        <w:annotationRef/>
      </w:r>
      <w:r>
        <w:t>Proposed: Report how the runs were kept from the answer. Why: Whether the runs could read the reference decides what Table 3 means, and the paper did not say it was checked. The commit that added runs 2 and 3 records the transcript check and its one finding. (RP-C4)</w:t>
      </w:r>
    </w:p>
  </w:comment>
  <w:comment w:id="15" w:author="Questions for the authors" w:initials="QF" w:date="2026-10-27T20:49:52Z">
    <w:p>
      <w:pPr>
        <w:pStyle w:val="CommentText"/>
      </w:pPr>
      <w:r>
        <w:rPr>
          <w:rStyle w:val="CommentReference"/>
        </w:rPr>
        <w:annotationRef/>
      </w:r>
      <w:r>
        <w:t>Question for the authors: The reporting check's RP-C5 names the paper and run in the same sentence; take both by putting that name after 'one run'. (ST-C6)</w:t>
      </w:r>
    </w:p>
  </w:comment>
  <w:comment w:id="16" w:author="Story" w:initials="S" w:date="2026-10-27T20:49:52Z">
    <w:p>
      <w:pPr>
        <w:pStyle w:val="CommentText"/>
      </w:pPr>
      <w:r>
        <w:rPr>
          <w:rStyle w:val="CommentReference"/>
        </w:rPr>
        <w:annotationRef/>
      </w:r>
      <w:r>
        <w:t>Proposed: Tell the reference-free example as a result. Why: Two readers lost the thread at the account of the authors' wrong expectation. The result now comes first and the expectation stays in the same sentence. (ST-C6)</w:t>
      </w:r>
    </w:p>
  </w:comment>
  <w:comment w:id="17" w:author="Questions for the authors" w:initials="QF" w:date="2026-10-27T20:49:52Z">
    <w:p>
      <w:pPr>
        <w:pStyle w:val="CommentText"/>
      </w:pPr>
      <w:r>
        <w:rPr>
          <w:rStyle w:val="CommentReference"/>
        </w:rPr>
        <w:annotationRef/>
      </w:r>
      <w:r>
        <w:t>Question for the authors: Version 0.48.0 registers 81 tools and ships 21 skills; update the counts and Appendix B to the release you archive. (improve.C20, improve.C21, improve.C22, prose-edit.C9, story.C5, improve.C51, improve.C56, improve.C44, improve.C48, improve.C45, IC-C11)</w:t>
      </w:r>
    </w:p>
  </w:comment>
  <w:comment w:id="18" w:author="Workflow" w:initials="W" w:date="2026-10-27T20:49:52Z">
    <w:p>
      <w:pPr>
        <w:pStyle w:val="CommentText"/>
      </w:pPr>
      <w:r>
        <w:rPr>
          <w:rStyle w:val="CommentReference"/>
        </w:rPr>
        <w:annotationRef/>
      </w:r>
      <w:r>
        <w:t>Proposed: Name the version the counts describe. Why: 60 tools and 20 skills are exact for 0.27.0 (commit dfeac5e) and the current release differs, so the count needs its version. (IC-C11)</w:t>
      </w:r>
    </w:p>
  </w:comment>
  <w:comment w:id="19" w:author="Deslop" w:initials="D" w:date="2026-10-27T20:49:52Z">
    <w:p>
      <w:pPr>
        <w:pStyle w:val="CommentText"/>
      </w:pPr>
      <w:r>
        <w:rPr>
          <w:rStyle w:val="CommentReference"/>
        </w:rPr>
        <w:annotationRef/>
      </w:r>
      <w:r>
        <w:t>Proposed: Move the design note about guides to the appendix. Why: The sentence explains how the plugin is built, not what a user does, and two readers lost the thread there; the appendix's paragraph on skills is where a reader who wants it looks. (ST-C7)</w:t>
      </w:r>
    </w:p>
  </w:comment>
  <w:comment w:id="20" w:author="Questions for the authors" w:initials="QF" w:date="2026-10-27T20:49:52Z">
    <w:p>
      <w:pPr>
        <w:pStyle w:val="CommentText"/>
      </w:pPr>
      <w:r>
        <w:rPr>
          <w:rStyle w:val="CommentReference"/>
        </w:rPr>
        <w:annotationRef/>
      </w:r>
      <w:r>
        <w:t>Question for the authors: A supplementary table with each module's identifier, version, sources (the manifests' method and sources fields), curator and licence would complete this; the facts are in registry-evidence.json in the reporting-check folder. (RP-C10)</w:t>
      </w:r>
    </w:p>
  </w:comment>
  <w:comment w:id="21" w:author="Reporting check" w:initials="RC" w:date="2026-10-27T20:49:52Z">
    <w:p>
      <w:pPr>
        <w:pStyle w:val="CommentText"/>
      </w:pPr>
      <w:r>
        <w:rPr>
          <w:rStyle w:val="CommentReference"/>
        </w:rPr>
        <w:annotationRef/>
      </w:r>
      <w:r>
        <w:t>Proposed: State who curated the catalog modules and their licences. Why: A reader cannot judge curated content without knowing who curated it and on what terms it can be reused; the registry's manifests record both, and the paper said neither. (RP-C10)</w:t>
      </w:r>
    </w:p>
  </w:comment>
  <w:comment w:id="22" w:author="Deslop" w:initials="D" w:date="2026-10-27T20:49:52Z">
    <w:p>
      <w:pPr>
        <w:pStyle w:val="CommentText"/>
      </w:pPr>
      <w:r>
        <w:rPr>
          <w:rStyle w:val="CommentReference"/>
        </w:rPr>
        <w:annotationRef/>
      </w:r>
      <w:r>
        <w:t>Proposed: Put the list of assistants in parentheses. Why: The aside naming the kinds of assistant sits between two dashes in the paper's opening sentence of the Discussion; parentheses hold it without the double interruption. The reference and policy checks have pending proposals for this paragraph, so this is an alternative wording for the same passage. (DS-C1)</w:t>
      </w:r>
    </w:p>
  </w:comment>
  <w:comment w:id="23" w:author="Story" w:initials="S" w:date="2026-10-27T20:49:52Z">
    <w:p>
      <w:pPr>
        <w:pStyle w:val="CommentText"/>
      </w:pPr>
      <w:r>
        <w:rPr>
          <w:rStyle w:val="CommentReference"/>
        </w:rPr>
        <w:annotationRef/>
      </w:r>
      <w:r>
        <w:t>Proposed: Move the design note about guides to the appendix. Why: The second half of the move: the sentence ends the appendix paragraph that introduces guides. (ST-C8)</w:t>
      </w:r>
    </w:p>
  </w:comment>
  <w:comment w:id="24" w:author="Policy fit" w:initials="PF" w:date="2026-10-27T20:49:52Z">
    <w:p>
      <w:pPr>
        <w:pStyle w:val="CommentText"/>
      </w:pPr>
      <w:r>
        <w:rPr>
          <w:rStyle w:val="CommentReference"/>
        </w:rPr>
        <w:annotationRef/>
      </w:r>
      <w:r>
        <w:t>Proposed: Describe /module-install-local as also running a module on local genomes. Why: The table describes the command as installing only, while the command also runs a module on genomes when asked. The row now names both, matching PF-C1. (PF-C2)</w:t>
      </w:r>
    </w:p>
  </w:comment>
  <w:comment w:id="25" w:author="Decisions for the authors" w:initials="DF" w:date="2026-10-27T20:49:52Z">
    <w:p>
      <w:pPr>
        <w:pStyle w:val="CommentText"/>
      </w:pPr>
      <w:r>
        <w:rPr>
          <w:rStyle w:val="CommentReference"/>
        </w:rPr>
        <w:annotationRef/>
      </w:r>
      <w:r>
        <w:t>A decision only you can make: Confirm the paper's direction (assistants produce reviewable, versioned modules instead of disposable code) or choose another of the story stage's options. (D1, ST-12)</w:t>
      </w:r>
    </w:p>
  </w:comment>
  <w:comment w:id="26" w:author="Decisions for the authors" w:initials="DF" w:date="2026-10-27T20:49:52Z">
    <w:p>
      <w:pPr>
        <w:pStyle w:val="CommentText"/>
      </w:pPr>
      <w:r>
        <w:rPr>
          <w:rStyle w:val="CommentReference"/>
        </w:rPr>
        <w:annotationRef/>
      </w:r>
      <w:r>
        <w:t>A decision only you can make: Extend the evaluation (a matched run without the plugin, more papers chosen in advance, counts per check) or present Table 3 as a demonstration of the protocol and word contribution 4 and Table 1 to match. (D2, PR-2, PR-3, PR-13, IC-5)</w:t>
      </w:r>
    </w:p>
  </w:comment>
  <w:comment w:id="27" w:author="Decisions for the authors" w:initials="DF" w:date="2026-10-27T20:49:52Z">
    <w:p>
      <w:pPr>
        <w:pStyle w:val="CommentText"/>
      </w:pPr>
      <w:r>
        <w:rPr>
          <w:rStyle w:val="CommentReference"/>
        </w:rPr>
        <w:annotationRef/>
      </w:r>
      <w:r>
        <w:t>A decision only you can make: The scored round: recover runs 1 to 3 and deposit them with the prompt, reference and scorer, rerun at a pinned version, or report the committed preparation runs; and give its plugin version, model, host and prompt. (D3, IC-3, RP-4)</w:t>
      </w:r>
    </w:p>
  </w:comment>
  <w:comment w:id="28" w:author="Decisions for the authors" w:initials="DF" w:date="2026-10-27T20:49:52Z">
    <w:p>
      <w:pPr>
        <w:pStyle w:val="CommentText"/>
      </w:pPr>
      <w:r>
        <w:rPr>
          <w:rStyle w:val="CommentReference"/>
        </w:rPr>
        <w:annotationRef/>
      </w:r>
      <w:r>
        <w:t>A decision only you can make: Say which namespaces belong to authors outside the development team, so the Results and Conclusion count can be corrected. (D4, IC-7)</w:t>
      </w:r>
    </w:p>
  </w:comment>
  <w:comment w:id="29" w:author="Decisions for the authors" w:initials="DF" w:date="2026-10-27T20:49:52Z">
    <w:p>
      <w:pPr>
        <w:pStyle w:val="CommentText"/>
      </w:pPr>
      <w:r>
        <w:rPr>
          <w:rStyle w:val="CommentReference"/>
        </w:rPr>
        <w:annotationRef/>
      </w:r>
      <w:r>
        <w:t>A decision only you can make: Which display items the paper has: add a table of two real module rows, keep, shorten or replace Figure 1, merge or align Figures 1 and 2, and move Table 3 into Results. (D5, ST-2, ST-11, FG-16, ST-1)</w:t>
      </w:r>
    </w:p>
  </w:comment>
  <w:comment w:id="30" w:author="Decisions for the authors" w:initials="DF" w:date="2026-10-27T20:49:52Z">
    <w:p>
      <w:pPr>
        <w:pStyle w:val="CommentText"/>
      </w:pPr>
      <w:r>
        <w:rPr>
          <w:rStyle w:val="CommentReference"/>
        </w:rPr>
        <w:annotationRef/>
      </w:r>
      <w:r>
        <w:t>A decision only you can make: Choose the journal (BMC Bioinformatics software article, Bioinformatics Original Paper or Application Note); it settles the format, abstract, sections, alt text, reference style, abbreviations, figure widths, the supplement, the cover letter and whether the catalog address can be given. (D6, IC-19, JA-6, JA-7, JA-8, JA-10, JA-13, FG-10, ST-10)</w:t>
      </w:r>
    </w:p>
  </w:comment>
  <w:comment w:id="31" w:author="Decisions for the authors" w:initials="DF" w:date="2026-10-27T20:49:52Z">
    <w:p>
      <w:pPr>
        <w:pStyle w:val="CommentText"/>
      </w:pPr>
      <w:r>
        <w:rPr>
          <w:rStyle w:val="CommentReference"/>
        </w:rPr>
        <w:annotationRef/>
      </w:r>
      <w:r>
        <w:t>A decision only you can make: Decide which companion paper owns the module format and the registry, and how contribution 2 states this paper's own contribution. (D7, IC-12, PR-12)</w:t>
      </w:r>
    </w:p>
  </w:comment>
  <w:comment w:id="32" w:author="Decisions for the authors" w:initials="DF" w:date="2026-10-27T20:49:52Z">
    <w:p>
      <w:pPr>
        <w:pStyle w:val="CommentText"/>
      </w:pPr>
      <w:r>
        <w:rPr>
          <w:rStyle w:val="CommentReference"/>
        </w:rPr>
        <w:annotationRef/>
      </w:r>
      <w:r>
        <w:t>A decision only you can make: Supply the declarations' facts: competing interests (including the SecvADN SRL co-founder interest Paper 1 declares), funding with grant numbers, author contributions and acknowledgements. (D8, RP-12, PF-7)</w:t>
      </w:r>
    </w:p>
  </w:comment>
  <w:comment w:id="33" w:author="Decisions for the authors" w:initials="DF" w:date="2026-10-27T20:49:52Z">
    <w:p>
      <w:pPr>
        <w:pStyle w:val="CommentText"/>
      </w:pPr>
      <w:r>
        <w:rPr>
          <w:rStyle w:val="CommentReference"/>
        </w:rPr>
        <w:annotationRef/>
      </w:r>
      <w:r>
        <w:t>A decision only you can make: Give the account of AI use in this paper (tools, model versions, which parts), and weigh Bioinformatics' rule against AI-drafted text if that journal is chosen. (D9, RP-15, IC-23)</w:t>
      </w:r>
    </w:p>
  </w:comment>
  <w:comment w:id="34" w:author="Decisions for the authors" w:initials="DF" w:date="2026-10-27T20:49:52Z">
    <w:p>
      <w:pPr>
        <w:pStyle w:val="CommentText"/>
      </w:pPr>
      <w:r>
        <w:rPr>
          <w:rStyle w:val="CommentReference"/>
        </w:rPr>
        <w:annotationRef/>
      </w:r>
      <w:r>
        <w:t>A decision only you can make: Name the public directory that lists the plugin's MCP tools, or keep the corrected sentence that any MCP host can run them. (D10, IC-17)</w:t>
      </w:r>
    </w:p>
  </w:comment>
  <w:comment w:id="35" w:author="Decisions for the authors" w:initials="DF" w:date="2026-10-27T20:49:52Z">
    <w:p>
      <w:pPr>
        <w:pStyle w:val="CommentText"/>
      </w:pPr>
      <w:r>
        <w:rPr>
          <w:rStyle w:val="CommentReference"/>
        </w:rPr>
        <w:annotationRef/>
      </w:r>
      <w:r>
        <w:t>A decision only you can make: Decide whether the four behavioural and cognitive catalog modules get an interpretive caution or a registry content policy. (D11, PF-3)</w:t>
      </w:r>
    </w:p>
  </w:comment>
  <w:comment w:id="36" w:author="Decisions for the authors" w:initials="DF" w:date="2026-10-27T20:49:52Z">
    <w:p>
      <w:pPr>
        <w:pStyle w:val="CommentText"/>
      </w:pPr>
      <w:r>
        <w:rPr>
          <w:rStyle w:val="CommentReference"/>
        </w:rPr>
        <w:annotationRef/>
      </w:r>
      <w:r>
        <w:t>A decision only you can make: Decide how the Discussion opens: keep or replace the news-story citation and the sentence that restricting this is not viable. (D12, PF-4)</w:t>
      </w:r>
    </w:p>
  </w:comment>
  <w:comment w:id="37" w:author="Decisions for the authors" w:initials="DF" w:date="2026-10-27T20:49:52Z">
    <w:p>
      <w:pPr>
        <w:pStyle w:val="CommentText"/>
      </w:pPr>
      <w:r>
        <w:rPr>
          <w:rStyle w:val="CommentReference"/>
        </w:rPr>
        <w:annotationRef/>
      </w:r>
      <w:r>
        <w:t>A decision only you can make: Archive the 31 August catalog snapshot and cite it as a dataset, or update the catalog numbers at submission (bringing both companion papers to one date). (D13, RP-14)</w:t>
      </w:r>
    </w:p>
  </w:comment>
  <w:comment w:id="38" w:author="Decisions for the authors" w:initials="DF" w:date="2026-10-27T20:49:52Z">
    <w:p>
      <w:pPr>
        <w:pStyle w:val="CommentText"/>
      </w:pPr>
      <w:r>
        <w:rPr>
          <w:rStyle w:val="CommentReference"/>
        </w:rPr>
        <w:annotationRef/>
      </w:r>
      <w:r>
        <w:t>A decision only you can make: Choose the plugin release the paper describes and archives, then bring the tool and skill counts, Appendix B and the /module-install-local privacy sentence to that release. (D14, IC-21, RP-13, PF-1)</w:t>
      </w:r>
    </w:p>
  </w:comment>
  <w:comment w:id="39" w:author="Decisions for the authors" w:initials="DF" w:date="2026-10-27T20:49:52Z">
    <w:p>
      <w:pPr>
        <w:pStyle w:val="CommentText"/>
      </w:pPr>
      <w:r>
        <w:rPr>
          <w:rStyle w:val="CommentReference"/>
        </w:rPr>
        <w:annotationRef/>
      </w:r>
      <w:r>
        <w:t>A decision only you can make: Choose one wording for the intended use: research only, or research and educational use as Appendix A says. (D15, PF-2)</w:t>
      </w:r>
    </w:p>
  </w:comment>
  <w:comment w:id="40" w:author="Decisions for the authors" w:initials="DF" w:date="2026-10-27T20:49:52Z">
    <w:p>
      <w:pPr>
        <w:pStyle w:val="CommentText"/>
      </w:pPr>
      <w:r>
        <w:rPr>
          <w:rStyle w:val="CommentReference"/>
        </w:rPr>
        <w:annotationRef/>
      </w:r>
      <w:r>
        <w:t>A decision only you can make: Compare the Codex and Claude Code placebo modules and settle the stop-gained versus intronic example, or say only what the runs showed. (D16, PR-7, PR-8)</w:t>
      </w:r>
    </w:p>
  </w:comment>
  <w:comment w:id="41" w:author="Decisions for the authors" w:initials="DF" w:date="2026-10-27T20:49:52Z">
    <w:p>
      <w:pPr>
        <w:pStyle w:val="CommentText"/>
      </w:pPr>
      <w:r>
        <w:rPr>
          <w:rStyle w:val="CommentReference"/>
        </w:rPr>
        <w:annotationRef/>
      </w:r>
      <w:r>
        <w:t>A decision only you can make: Say which four modules the title-as-quote audit covered and what was done about their quotes. (D17, ST-9)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manuscript review found</dc:title>
  <dc:subject/>
  <dc:creator>manuscript-improve</dc:creator>
  <cp:keywords/>
  <dc:description>generated by python-docx</dc:description>
  <cp:lastModifiedBy/>
  <cp:revision>1</cp:revision>
  <dcterms:created xsi:type="dcterms:W3CDTF">2013-12-23T23:15:00Z</dcterms:created>
  <dcterms:modified xsi:type="dcterms:W3CDTF">2013-12-23T23:15:00Z</dcterms:modified>
  <cp:category/>
</cp:coreProperties>
</file>